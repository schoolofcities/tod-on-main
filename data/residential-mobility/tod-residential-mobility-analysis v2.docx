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B936" w14:textId="77777777" w:rsidR="00144026" w:rsidRDefault="00000000">
      <w:pPr>
        <w:rPr>
          <w:rFonts w:ascii="TradeGothic LT Bold" w:hAnsi="TradeGothic LT Bold"/>
          <w:b/>
          <w:bCs/>
          <w:sz w:val="48"/>
          <w:szCs w:val="48"/>
        </w:rPr>
      </w:pPr>
      <w:r>
        <w:rPr>
          <w:rFonts w:ascii="TradeGothic LT Bold" w:hAnsi="TradeGothic LT Bold"/>
          <w:b/>
          <w:bCs/>
          <w:sz w:val="48"/>
          <w:szCs w:val="48"/>
        </w:rPr>
        <w:t>TO(D/C) Residential Mobility / Displacement</w:t>
      </w:r>
    </w:p>
    <w:p w14:paraId="7B624027" w14:textId="77777777" w:rsidR="00144026" w:rsidRDefault="00144026">
      <w:pPr>
        <w:rPr>
          <w:rFonts w:ascii="Source Serif Pro" w:hAnsi="Source Serif Pro"/>
        </w:rPr>
      </w:pPr>
    </w:p>
    <w:p w14:paraId="03441BD2" w14:textId="706E9C7E" w:rsidR="00144026" w:rsidRDefault="00000000">
      <w:pPr>
        <w:rPr>
          <w:rFonts w:ascii="Source Serif Pro" w:hAnsi="Source Serif Pro"/>
        </w:rPr>
      </w:pPr>
      <w:r>
        <w:rPr>
          <w:rFonts w:ascii="Source Serif Pro" w:hAnsi="Source Serif Pro"/>
          <w:b/>
          <w:bCs/>
          <w:i/>
          <w:iCs/>
        </w:rPr>
        <w:t>Authors</w:t>
      </w:r>
      <w:r>
        <w:rPr>
          <w:rFonts w:ascii="Source Serif Pro" w:hAnsi="Source Serif Pro"/>
        </w:rPr>
        <w:t xml:space="preserve">: </w:t>
      </w:r>
      <w:r w:rsidR="00875D76">
        <w:rPr>
          <w:rFonts w:ascii="Source Serif Pro" w:hAnsi="Source Serif Pro"/>
        </w:rPr>
        <w:t>Jeff Allen, Karen Chapple, Amir Forouhar</w:t>
      </w:r>
    </w:p>
    <w:p w14:paraId="66EC004F" w14:textId="77777777" w:rsidR="00144026" w:rsidRDefault="00144026">
      <w:pPr>
        <w:rPr>
          <w:rFonts w:ascii="Source Serif Pro" w:hAnsi="Source Serif Pro"/>
        </w:rPr>
      </w:pPr>
    </w:p>
    <w:p w14:paraId="06D4B950" w14:textId="77777777" w:rsidR="00144026" w:rsidRDefault="00000000">
      <w:pPr>
        <w:rPr>
          <w:rFonts w:ascii="Source Serif Pro" w:hAnsi="Source Serif Pro"/>
        </w:rPr>
      </w:pPr>
      <w:r>
        <w:rPr>
          <w:rFonts w:ascii="Source Serif Pro" w:hAnsi="Source Serif Pro"/>
          <w:b/>
          <w:bCs/>
          <w:i/>
          <w:iCs/>
        </w:rPr>
        <w:t>Acknowledgments</w:t>
      </w:r>
      <w:r>
        <w:rPr>
          <w:rFonts w:ascii="Source Serif Pro" w:hAnsi="Source Serif Pro"/>
        </w:rPr>
        <w:t>: Thanks to Emrie for collecting census data, An for initial descriptive data analysis, others? RDC folks that helped Amir? Other help from my RAs that we get for doing graphics</w:t>
      </w:r>
    </w:p>
    <w:p w14:paraId="29D5D7AE" w14:textId="77777777" w:rsidR="00144026" w:rsidRDefault="00144026">
      <w:pPr>
        <w:rPr>
          <w:rFonts w:ascii="Source Serif Pro" w:hAnsi="Source Serif Pro"/>
        </w:rPr>
      </w:pPr>
    </w:p>
    <w:p w14:paraId="0BBFE8BC" w14:textId="77777777" w:rsidR="00144026" w:rsidRDefault="00144026">
      <w:pPr>
        <w:rPr>
          <w:rFonts w:ascii="Source Serif Pro" w:hAnsi="Source Serif Pro"/>
        </w:rPr>
      </w:pPr>
    </w:p>
    <w:p w14:paraId="5C502274" w14:textId="77777777" w:rsidR="00144026" w:rsidRDefault="00000000">
      <w:pPr>
        <w:rPr>
          <w:rFonts w:ascii="TradeGothic LT Bold" w:hAnsi="TradeGothic LT Bold"/>
          <w:sz w:val="40"/>
          <w:szCs w:val="40"/>
        </w:rPr>
      </w:pPr>
      <w:r>
        <w:rPr>
          <w:rFonts w:ascii="TradeGothic LT Bold" w:hAnsi="TradeGothic LT Bold"/>
          <w:sz w:val="40"/>
          <w:szCs w:val="40"/>
        </w:rPr>
        <w:t>1. Introduction</w:t>
      </w:r>
    </w:p>
    <w:p w14:paraId="5835104A" w14:textId="77777777" w:rsidR="00F91BB8" w:rsidRDefault="00F91BB8">
      <w:pPr>
        <w:rPr>
          <w:rFonts w:ascii="Source Serif Pro" w:hAnsi="Source Serif Pro"/>
        </w:rPr>
      </w:pPr>
    </w:p>
    <w:p w14:paraId="03EF26D3" w14:textId="25DB02C7" w:rsidR="00E25B1F" w:rsidRDefault="00940EAC">
      <w:pPr>
        <w:rPr>
          <w:rFonts w:ascii="Source Serif Pro" w:hAnsi="Source Serif Pro"/>
        </w:rPr>
      </w:pPr>
      <w:r w:rsidRPr="00940EAC">
        <w:rPr>
          <w:rFonts w:ascii="Source Serif Pro" w:hAnsi="Source Serif Pro"/>
        </w:rPr>
        <w:t>C</w:t>
      </w:r>
      <w:r w:rsidR="00E25B1F">
        <w:rPr>
          <w:rFonts w:ascii="Source Serif Pro" w:hAnsi="Source Serif Pro"/>
        </w:rPr>
        <w:t xml:space="preserve">anada’s cities and regions are </w:t>
      </w:r>
      <w:r w:rsidR="00E25B1F" w:rsidRPr="00940EAC">
        <w:rPr>
          <w:rFonts w:ascii="Source Serif Pro" w:hAnsi="Source Serif Pro"/>
        </w:rPr>
        <w:t>building new</w:t>
      </w:r>
      <w:r w:rsidR="00E25B1F">
        <w:rPr>
          <w:rFonts w:ascii="Source Serif Pro" w:hAnsi="Source Serif Pro"/>
        </w:rPr>
        <w:t xml:space="preserve"> transit</w:t>
      </w:r>
      <w:r w:rsidR="00E25B1F" w:rsidRPr="00940EAC">
        <w:rPr>
          <w:rFonts w:ascii="Source Serif Pro" w:hAnsi="Source Serif Pro"/>
        </w:rPr>
        <w:t xml:space="preserve"> systems or expanding existing ones to accommodate mobility and accessibility</w:t>
      </w:r>
      <w:r w:rsidR="00E25B1F" w:rsidRPr="00940EAC">
        <w:rPr>
          <w:rFonts w:ascii="Source Serif Pro" w:hAnsi="Source Serif Pro"/>
        </w:rPr>
        <w:t xml:space="preserve"> </w:t>
      </w:r>
      <w:r w:rsidR="00E25B1F">
        <w:rPr>
          <w:rFonts w:ascii="Source Serif Pro" w:hAnsi="Source Serif Pro"/>
        </w:rPr>
        <w:t>while also reducing</w:t>
      </w:r>
      <w:r w:rsidRPr="00940EAC">
        <w:rPr>
          <w:rFonts w:ascii="Source Serif Pro" w:hAnsi="Source Serif Pro"/>
        </w:rPr>
        <w:t xml:space="preserve"> greenhouse gas emissions. </w:t>
      </w:r>
      <w:r w:rsidR="00E25B1F">
        <w:rPr>
          <w:rFonts w:ascii="Source Serif Pro" w:hAnsi="Source Serif Pro"/>
        </w:rPr>
        <w:t xml:space="preserve">Simultaneously, most are using </w:t>
      </w:r>
      <w:r w:rsidRPr="00940EAC">
        <w:rPr>
          <w:rFonts w:ascii="Source Serif Pro" w:hAnsi="Source Serif Pro"/>
        </w:rPr>
        <w:t xml:space="preserve">tools, investment, and incentives to encourage the intensification of land uses </w:t>
      </w:r>
      <w:r w:rsidR="00E25B1F">
        <w:rPr>
          <w:rFonts w:ascii="Source Serif Pro" w:hAnsi="Source Serif Pro"/>
        </w:rPr>
        <w:t xml:space="preserve">in transit-oriented communities (TOCs) </w:t>
      </w:r>
      <w:r w:rsidRPr="00940EAC">
        <w:rPr>
          <w:rFonts w:ascii="Source Serif Pro" w:hAnsi="Source Serif Pro"/>
        </w:rPr>
        <w:t xml:space="preserve">around </w:t>
      </w:r>
      <w:r w:rsidR="00E25B1F">
        <w:rPr>
          <w:rFonts w:ascii="Source Serif Pro" w:hAnsi="Source Serif Pro"/>
        </w:rPr>
        <w:t>rail</w:t>
      </w:r>
      <w:r w:rsidRPr="00940EAC">
        <w:rPr>
          <w:rFonts w:ascii="Source Serif Pro" w:hAnsi="Source Serif Pro"/>
        </w:rPr>
        <w:t xml:space="preserve"> stations in order to enable more people to take advantage of transit</w:t>
      </w:r>
      <w:r w:rsidR="00F76E5B">
        <w:rPr>
          <w:rFonts w:ascii="Source Serif Pro" w:hAnsi="Source Serif Pro"/>
        </w:rPr>
        <w:t xml:space="preserve"> and the access to opportunity it provides</w:t>
      </w:r>
      <w:r w:rsidRPr="00940EAC">
        <w:rPr>
          <w:rFonts w:ascii="Source Serif Pro" w:hAnsi="Source Serif Pro"/>
        </w:rPr>
        <w:t>.</w:t>
      </w:r>
      <w:r w:rsidR="00DE4F5F">
        <w:rPr>
          <w:rFonts w:ascii="Source Serif Pro" w:hAnsi="Source Serif Pro"/>
        </w:rPr>
        <w:t xml:space="preserve"> Yet, </w:t>
      </w:r>
      <w:r w:rsidR="00EB29CF">
        <w:rPr>
          <w:rFonts w:ascii="Source Serif Pro" w:hAnsi="Source Serif Pro"/>
        </w:rPr>
        <w:t xml:space="preserve">due in part to the relatively low cost of land acquisition, </w:t>
      </w:r>
      <w:r w:rsidR="00DE4F5F">
        <w:rPr>
          <w:rFonts w:ascii="Source Serif Pro" w:hAnsi="Source Serif Pro"/>
        </w:rPr>
        <w:t xml:space="preserve">many new transit stations lie in </w:t>
      </w:r>
      <w:r w:rsidR="00EB29CF">
        <w:rPr>
          <w:rFonts w:ascii="Source Serif Pro" w:hAnsi="Source Serif Pro"/>
        </w:rPr>
        <w:t>disadvantaged neighbourhoods, with concentrations of low-income residents and communities of colour (Chapple &amp; Loukaitou-Sideris, 2019).</w:t>
      </w:r>
      <w:r w:rsidRPr="00940EAC">
        <w:rPr>
          <w:rFonts w:ascii="Source Serif Pro" w:hAnsi="Source Serif Pro"/>
        </w:rPr>
        <w:t xml:space="preserve"> </w:t>
      </w:r>
      <w:r w:rsidR="00E25B1F">
        <w:rPr>
          <w:rFonts w:ascii="Source Serif Pro" w:hAnsi="Source Serif Pro"/>
        </w:rPr>
        <w:t xml:space="preserve">This raises the question of unintended consequences: </w:t>
      </w:r>
      <w:r w:rsidR="00F76E5B">
        <w:rPr>
          <w:rFonts w:ascii="Source Serif Pro" w:hAnsi="Source Serif Pro"/>
        </w:rPr>
        <w:t xml:space="preserve">by increasing accessibility and thus leading to increases in housing values and rents, </w:t>
      </w:r>
      <w:r w:rsidR="00E25B1F">
        <w:rPr>
          <w:rFonts w:ascii="Source Serif Pro" w:hAnsi="Source Serif Pro"/>
        </w:rPr>
        <w:t>might these transportation improvements also force the most vulnerable neighbourhood residents to leave</w:t>
      </w:r>
      <w:r w:rsidR="00DE4F5F">
        <w:rPr>
          <w:rFonts w:ascii="Source Serif Pro" w:hAnsi="Source Serif Pro"/>
        </w:rPr>
        <w:t xml:space="preserve"> and spur more exclusion</w:t>
      </w:r>
      <w:r w:rsidR="00E25B1F">
        <w:rPr>
          <w:rFonts w:ascii="Source Serif Pro" w:hAnsi="Source Serif Pro"/>
        </w:rPr>
        <w:t xml:space="preserve">? </w:t>
      </w:r>
    </w:p>
    <w:p w14:paraId="198F7968" w14:textId="77777777" w:rsidR="00717403" w:rsidRDefault="00717403" w:rsidP="00717403">
      <w:pPr>
        <w:rPr>
          <w:rFonts w:ascii="Source Serif Pro" w:hAnsi="Source Serif Pro"/>
        </w:rPr>
      </w:pPr>
    </w:p>
    <w:p w14:paraId="27F0D02F" w14:textId="7C9350DD" w:rsidR="00CD5542" w:rsidRDefault="00B50F56" w:rsidP="00CD5542">
      <w:pPr>
        <w:rPr>
          <w:rFonts w:ascii="Source Serif Pro" w:hAnsi="Source Serif Pro"/>
        </w:rPr>
      </w:pPr>
      <w:r>
        <w:rPr>
          <w:rFonts w:ascii="Source Serif Pro" w:hAnsi="Source Serif Pro"/>
        </w:rPr>
        <w:t xml:space="preserve">Studies of the relationship between transit and neighbourhood change have generally found that new transit stations have very little impact on residential composition – but caution that researchers have struggled to find appropriate data and methods to analyze residential mobility in particular (Delmelle, 2021). New transit is associated with increases in housing prices and rents, but impacts vary across and within metropolitan areas, depending on local context (Chapple &amp; Loukaitou-Sideris, 2019; Delmelle, 2021). </w:t>
      </w:r>
      <w:r w:rsidRPr="00940EAC">
        <w:rPr>
          <w:rFonts w:ascii="Source Serif Pro" w:hAnsi="Source Serif Pro"/>
        </w:rPr>
        <w:t>In some neighborhoods, change is slow and may take generations to appear</w:t>
      </w:r>
      <w:r>
        <w:rPr>
          <w:rFonts w:ascii="Source Serif Pro" w:hAnsi="Source Serif Pro"/>
        </w:rPr>
        <w:t>, while in</w:t>
      </w:r>
      <w:r w:rsidRPr="00940EAC">
        <w:rPr>
          <w:rFonts w:ascii="Source Serif Pro" w:hAnsi="Source Serif Pro"/>
        </w:rPr>
        <w:t xml:space="preserve"> others, the proximity to new transit stations has clearly disrupted lives and businesses.</w:t>
      </w:r>
      <w:r w:rsidR="00CD5542">
        <w:rPr>
          <w:rFonts w:ascii="Source Serif Pro" w:hAnsi="Source Serif Pro"/>
        </w:rPr>
        <w:t xml:space="preserve"> In Canada in particular, </w:t>
      </w:r>
      <w:r w:rsidR="00CD5542" w:rsidRPr="00717403">
        <w:rPr>
          <w:rFonts w:ascii="Source Serif Pro" w:hAnsi="Source Serif Pro"/>
        </w:rPr>
        <w:t xml:space="preserve">transit station </w:t>
      </w:r>
      <w:r w:rsidR="00CD5542">
        <w:rPr>
          <w:rFonts w:ascii="Source Serif Pro" w:hAnsi="Source Serif Pro"/>
        </w:rPr>
        <w:t xml:space="preserve">areas </w:t>
      </w:r>
      <w:r w:rsidR="00CD5542" w:rsidRPr="00717403">
        <w:rPr>
          <w:rFonts w:ascii="Source Serif Pro" w:hAnsi="Source Serif Pro"/>
        </w:rPr>
        <w:t>in Toronto and Montreal</w:t>
      </w:r>
      <w:r w:rsidR="00CD5542">
        <w:rPr>
          <w:rFonts w:ascii="Source Serif Pro" w:hAnsi="Source Serif Pro"/>
        </w:rPr>
        <w:t xml:space="preserve"> have been more likely to experience gentrification than those</w:t>
      </w:r>
      <w:r w:rsidR="00CD5542" w:rsidRPr="00717403">
        <w:rPr>
          <w:rFonts w:ascii="Source Serif Pro" w:hAnsi="Source Serif Pro"/>
        </w:rPr>
        <w:t xml:space="preserve"> in Vancouver (Grube-Cavers and Patterson 2015).</w:t>
      </w:r>
    </w:p>
    <w:p w14:paraId="157B7E3F" w14:textId="77777777" w:rsidR="00CD5542" w:rsidRDefault="00CD5542" w:rsidP="00CD5542">
      <w:pPr>
        <w:rPr>
          <w:rFonts w:ascii="Source Serif Pro" w:hAnsi="Source Serif Pro"/>
        </w:rPr>
      </w:pPr>
    </w:p>
    <w:p w14:paraId="799862D9" w14:textId="4A4FC61D" w:rsidR="00CD5542" w:rsidRDefault="00CD5542" w:rsidP="00CD5542">
      <w:pPr>
        <w:rPr>
          <w:rFonts w:ascii="Source Serif Pro" w:hAnsi="Source Serif Pro"/>
        </w:rPr>
      </w:pPr>
      <w:r>
        <w:rPr>
          <w:rFonts w:ascii="Source Serif Pro" w:hAnsi="Source Serif Pro"/>
        </w:rPr>
        <w:t xml:space="preserve">Only a few studies examine transit impacts on residential mobility, or displacement. This is largely due to the lack of </w:t>
      </w:r>
      <w:r w:rsidR="00EA1A50">
        <w:rPr>
          <w:rFonts w:ascii="Source Serif Pro" w:hAnsi="Source Serif Pro"/>
        </w:rPr>
        <w:t xml:space="preserve">readily available data on individual household moves, even aggregated by census tract. Most censuses and even surveys do not collect data on move-outs, and data on move-ins is also sparse. Researchers have attempted to compensate for this gap by assessing overall changes in neighbourhood income composition, but validation studies have shown that this measurement is not able to account accurately for mobility (Carlson, 2021). When </w:t>
      </w:r>
      <w:r w:rsidR="00F64272">
        <w:rPr>
          <w:rFonts w:ascii="Source Serif Pro" w:hAnsi="Source Serif Pro"/>
        </w:rPr>
        <w:t xml:space="preserve">household-level </w:t>
      </w:r>
      <w:r w:rsidR="00EA1A50">
        <w:rPr>
          <w:rFonts w:ascii="Source Serif Pro" w:hAnsi="Source Serif Pro"/>
        </w:rPr>
        <w:t xml:space="preserve">data is available, </w:t>
      </w:r>
      <w:r w:rsidR="00F64272">
        <w:rPr>
          <w:rFonts w:ascii="Source Serif Pro" w:hAnsi="Source Serif Pro"/>
        </w:rPr>
        <w:t xml:space="preserve">multi-city </w:t>
      </w:r>
      <w:r w:rsidR="00EA1A50">
        <w:rPr>
          <w:rFonts w:ascii="Source Serif Pro" w:hAnsi="Source Serif Pro"/>
        </w:rPr>
        <w:t xml:space="preserve">studies in the U.S. have shown that lower-income residents in new transit neighbourhoods were not </w:t>
      </w:r>
      <w:r w:rsidR="00F64272">
        <w:rPr>
          <w:rFonts w:ascii="Source Serif Pro" w:hAnsi="Source Serif Pro"/>
        </w:rPr>
        <w:t>more likely to leave or to be evicted (</w:t>
      </w:r>
      <w:r w:rsidR="00EA1A50" w:rsidRPr="00EA1A50">
        <w:rPr>
          <w:rFonts w:ascii="Source Serif Pro" w:hAnsi="Source Serif Pro"/>
        </w:rPr>
        <w:t>Delmelle &amp; Nilsson, 2020</w:t>
      </w:r>
      <w:r w:rsidR="00F64272">
        <w:rPr>
          <w:rFonts w:ascii="Source Serif Pro" w:hAnsi="Source Serif Pro"/>
        </w:rPr>
        <w:t xml:space="preserve">; Delmelle et al., 2020). However, studies of </w:t>
      </w:r>
      <w:r w:rsidR="00F64272">
        <w:rPr>
          <w:rFonts w:ascii="Source Serif Pro" w:hAnsi="Source Serif Pro"/>
        </w:rPr>
        <w:lastRenderedPageBreak/>
        <w:t>rail transit station openings in Los Angeles suggest that low-income residents experience slightly elevated move-out rates along some lines, with move-in rates</w:t>
      </w:r>
      <w:r w:rsidR="001415A6">
        <w:rPr>
          <w:rFonts w:ascii="Source Serif Pro" w:hAnsi="Source Serif Pro"/>
        </w:rPr>
        <w:t xml:space="preserve"> elevated slightly as well</w:t>
      </w:r>
      <w:r w:rsidR="00F64272">
        <w:rPr>
          <w:rFonts w:ascii="Source Serif Pro" w:hAnsi="Source Serif Pro"/>
        </w:rPr>
        <w:t xml:space="preserve"> (Chapple et al., 2021; Rodnyansky et al., 2022).</w:t>
      </w:r>
    </w:p>
    <w:p w14:paraId="1DC8ED23" w14:textId="77777777" w:rsidR="001415A6" w:rsidRDefault="001415A6" w:rsidP="00CD5542">
      <w:pPr>
        <w:rPr>
          <w:rFonts w:ascii="Source Serif Pro" w:hAnsi="Source Serif Pro"/>
        </w:rPr>
      </w:pPr>
    </w:p>
    <w:p w14:paraId="6EDA5CDE" w14:textId="119B1F9A" w:rsidR="00717403" w:rsidRDefault="001415A6" w:rsidP="00717403">
      <w:pPr>
        <w:rPr>
          <w:rFonts w:ascii="Source Serif Pro" w:hAnsi="Source Serif Pro"/>
        </w:rPr>
      </w:pPr>
      <w:r>
        <w:rPr>
          <w:rFonts w:ascii="Source Serif Pro" w:hAnsi="Source Serif Pro"/>
        </w:rPr>
        <w:t xml:space="preserve">Methodological challenges complicate the study of transit-induced displacement as well (Delmelle, 2021). Identifying appropriate control neighbourhoods can be complicated, not just because the areas receiving new transit may be quite unique, but also because of the decades-long uncertainty around where new transit is likely to be built, which can impact potential controls. Second, transit station areas typically receive many different types of investments, from open space to new businesses, that can act as confounding factors. Third, the reliance on census tracts as the scale of analysis may obfuscate changes taking place at a micro (block) scale. Finally, researchers have been unable to capture effectively the indirect impacts of the new station areas, including the </w:t>
      </w:r>
      <w:r w:rsidR="00BF13D7" w:rsidRPr="00BF13D7">
        <w:rPr>
          <w:rFonts w:ascii="Source Serif Pro" w:hAnsi="Source Serif Pro"/>
        </w:rPr>
        <w:t>loss of a sense of place and social networks</w:t>
      </w:r>
      <w:r>
        <w:rPr>
          <w:rFonts w:ascii="Source Serif Pro" w:hAnsi="Source Serif Pro"/>
        </w:rPr>
        <w:t xml:space="preserve">, and the reduced transit costs which may make it feasible </w:t>
      </w:r>
      <w:r w:rsidR="00875D76">
        <w:rPr>
          <w:rFonts w:ascii="Source Serif Pro" w:hAnsi="Source Serif Pro"/>
        </w:rPr>
        <w:t>for lower-income residents to stay in place</w:t>
      </w:r>
      <w:r w:rsidR="00BF13D7" w:rsidRPr="00BF13D7">
        <w:rPr>
          <w:rFonts w:ascii="Source Serif Pro" w:hAnsi="Source Serif Pro"/>
        </w:rPr>
        <w:t xml:space="preserve"> </w:t>
      </w:r>
      <w:r>
        <w:rPr>
          <w:rFonts w:ascii="Source Serif Pro" w:hAnsi="Source Serif Pro"/>
        </w:rPr>
        <w:t xml:space="preserve">(Rayle, 2015). </w:t>
      </w:r>
    </w:p>
    <w:p w14:paraId="2C8C4A85" w14:textId="77777777" w:rsidR="001415A6" w:rsidRDefault="001415A6" w:rsidP="00717403">
      <w:pPr>
        <w:rPr>
          <w:rFonts w:ascii="Source Serif Pro" w:hAnsi="Source Serif Pro"/>
        </w:rPr>
      </w:pPr>
    </w:p>
    <w:p w14:paraId="391F9339" w14:textId="2C1D51CB" w:rsidR="00717403" w:rsidRDefault="00875D76" w:rsidP="00717403">
      <w:pPr>
        <w:rPr>
          <w:rFonts w:ascii="Source Serif Pro" w:hAnsi="Source Serif Pro"/>
        </w:rPr>
      </w:pPr>
      <w:r>
        <w:rPr>
          <w:rFonts w:ascii="Source Serif Pro" w:hAnsi="Source Serif Pro"/>
        </w:rPr>
        <w:t>Of note, most previous studies have analyzed the impacts of transit improvements in the aggregate, not looking in depth at mobility impacts at the individual station level, and rarely examining the role of infill housing development. Because we are able to examine mobility patterns around specific stations, this analysis points directly to the need for mitigation via affordable housing policies.</w:t>
      </w:r>
    </w:p>
    <w:p w14:paraId="74DFADBA" w14:textId="77777777" w:rsidR="00717403" w:rsidRPr="00717403" w:rsidRDefault="00717403" w:rsidP="00717403">
      <w:pPr>
        <w:rPr>
          <w:rFonts w:ascii="Source Serif Pro" w:hAnsi="Source Serif Pro"/>
        </w:rPr>
      </w:pPr>
    </w:p>
    <w:p w14:paraId="3EC95B2F" w14:textId="51368F7A" w:rsidR="00F76E5B" w:rsidRDefault="00FB58E1" w:rsidP="00F76E5B">
      <w:pPr>
        <w:rPr>
          <w:rFonts w:ascii="Source Serif Pro" w:hAnsi="Source Serif Pro"/>
        </w:rPr>
      </w:pPr>
      <w:r>
        <w:rPr>
          <w:rFonts w:ascii="Source Serif Pro" w:hAnsi="Source Serif Pro"/>
        </w:rPr>
        <w:t>In general, w</w:t>
      </w:r>
      <w:r w:rsidRPr="00717403">
        <w:rPr>
          <w:rFonts w:ascii="Source Serif Pro" w:hAnsi="Source Serif Pro"/>
        </w:rPr>
        <w:t>e define residential displacement as a situation in which incumbent residents have fewer options within</w:t>
      </w:r>
      <w:r>
        <w:rPr>
          <w:rFonts w:ascii="Source Serif Pro" w:hAnsi="Source Serif Pro"/>
        </w:rPr>
        <w:t xml:space="preserve"> or </w:t>
      </w:r>
      <w:r w:rsidRPr="00717403">
        <w:rPr>
          <w:rFonts w:ascii="Source Serif Pro" w:hAnsi="Source Serif Pro"/>
        </w:rPr>
        <w:t>are forced out of neighbo</w:t>
      </w:r>
      <w:r>
        <w:rPr>
          <w:rFonts w:ascii="Source Serif Pro" w:hAnsi="Source Serif Pro"/>
        </w:rPr>
        <w:t>u</w:t>
      </w:r>
      <w:r w:rsidRPr="00717403">
        <w:rPr>
          <w:rFonts w:ascii="Source Serif Pro" w:hAnsi="Source Serif Pro"/>
        </w:rPr>
        <w:t>rhoods</w:t>
      </w:r>
      <w:r>
        <w:rPr>
          <w:rFonts w:ascii="Source Serif Pro" w:hAnsi="Source Serif Pro"/>
        </w:rPr>
        <w:t>. In some cases, this may be direct displacement (as new transit construction results in the demolition of housing), but for the most part it will be indirect, caused by increasing property prices and rents in the absence of policy protections. We also examine the extent to which residents are unable to move into neighbourhoods, or exclusionary displacement, due also to price increases (Marcuse, 1986)</w:t>
      </w:r>
      <w:r w:rsidRPr="00717403">
        <w:rPr>
          <w:rFonts w:ascii="Source Serif Pro" w:hAnsi="Source Serif Pro"/>
        </w:rPr>
        <w:t>.</w:t>
      </w:r>
      <w:r>
        <w:rPr>
          <w:rFonts w:ascii="Source Serif Pro" w:hAnsi="Source Serif Pro"/>
        </w:rPr>
        <w:t xml:space="preserve"> Although transit-induced d</w:t>
      </w:r>
      <w:r w:rsidR="00F76E5B" w:rsidRPr="00717403">
        <w:rPr>
          <w:rFonts w:ascii="Source Serif Pro" w:hAnsi="Source Serif Pro"/>
        </w:rPr>
        <w:t>isplacement may also be nonphysical</w:t>
      </w:r>
      <w:r>
        <w:rPr>
          <w:rFonts w:ascii="Source Serif Pro" w:hAnsi="Source Serif Pro"/>
        </w:rPr>
        <w:t xml:space="preserve"> -- </w:t>
      </w:r>
      <w:r w:rsidR="00F76E5B" w:rsidRPr="00717403">
        <w:rPr>
          <w:rFonts w:ascii="Source Serif Pro" w:hAnsi="Source Serif Pro"/>
        </w:rPr>
        <w:t>such as a sense of loss of place and belonging, erosion of cultural cohesion, loss of community supports, and/or diminution of political power</w:t>
      </w:r>
      <w:r>
        <w:rPr>
          <w:rFonts w:ascii="Source Serif Pro" w:hAnsi="Source Serif Pro"/>
        </w:rPr>
        <w:t xml:space="preserve"> – we do not include this in the analysis. We also do not examine commercial and retail displacement herein.</w:t>
      </w:r>
    </w:p>
    <w:p w14:paraId="532A9CCC" w14:textId="77777777" w:rsidR="00FB58E1" w:rsidRDefault="00FB58E1" w:rsidP="00F76E5B">
      <w:pPr>
        <w:rPr>
          <w:rFonts w:ascii="Source Serif Pro" w:hAnsi="Source Serif Pro"/>
        </w:rPr>
      </w:pPr>
    </w:p>
    <w:p w14:paraId="48EB1946" w14:textId="361574DF" w:rsidR="00144026" w:rsidRDefault="00FB58E1">
      <w:pPr>
        <w:rPr>
          <w:rFonts w:ascii="Source Serif Pro" w:hAnsi="Source Serif Pro"/>
        </w:rPr>
      </w:pPr>
      <w:r>
        <w:rPr>
          <w:rFonts w:ascii="Source Serif Pro" w:hAnsi="Source Serif Pro"/>
        </w:rPr>
        <w:t>This study begins by co</w:t>
      </w:r>
      <w:r w:rsidR="00000000">
        <w:rPr>
          <w:rFonts w:ascii="Source Serif Pro" w:hAnsi="Source Serif Pro"/>
        </w:rPr>
        <w:t>llect</w:t>
      </w:r>
      <w:r>
        <w:rPr>
          <w:rFonts w:ascii="Source Serif Pro" w:hAnsi="Source Serif Pro"/>
        </w:rPr>
        <w:t>ing</w:t>
      </w:r>
      <w:r w:rsidR="00000000">
        <w:rPr>
          <w:rFonts w:ascii="Source Serif Pro" w:hAnsi="Source Serif Pro"/>
        </w:rPr>
        <w:t xml:space="preserve"> data on </w:t>
      </w:r>
      <w:r>
        <w:rPr>
          <w:rFonts w:ascii="Source Serif Pro" w:hAnsi="Source Serif Pro"/>
        </w:rPr>
        <w:t xml:space="preserve">the changes in the </w:t>
      </w:r>
      <w:r w:rsidR="00000000">
        <w:rPr>
          <w:rFonts w:ascii="Source Serif Pro" w:hAnsi="Source Serif Pro"/>
        </w:rPr>
        <w:t xml:space="preserve">built environment near </w:t>
      </w:r>
      <w:r>
        <w:rPr>
          <w:rFonts w:ascii="Source Serif Pro" w:hAnsi="Source Serif Pro"/>
        </w:rPr>
        <w:t xml:space="preserve">the </w:t>
      </w:r>
      <w:r w:rsidR="00000000">
        <w:rPr>
          <w:rFonts w:ascii="Source Serif Pro" w:hAnsi="Source Serif Pro"/>
        </w:rPr>
        <w:t>major transit stations across Canada that have been built in the past 35 years</w:t>
      </w:r>
      <w:r>
        <w:rPr>
          <w:rFonts w:ascii="Source Serif Pro" w:hAnsi="Source Serif Pro"/>
        </w:rPr>
        <w:t>. Measurement of the built environment is limited to what is provided in the Canadian census, i.e., data on changes in the housing stock. Using individual household mobility data, we then examine</w:t>
      </w:r>
      <w:r w:rsidR="00000000">
        <w:rPr>
          <w:rFonts w:ascii="Source Serif Pro" w:hAnsi="Source Serif Pro"/>
        </w:rPr>
        <w:t xml:space="preserve"> who has moved in and out of these station</w:t>
      </w:r>
      <w:r>
        <w:rPr>
          <w:rFonts w:ascii="Source Serif Pro" w:hAnsi="Source Serif Pro"/>
        </w:rPr>
        <w:t xml:space="preserve"> area</w:t>
      </w:r>
      <w:r w:rsidR="00000000">
        <w:rPr>
          <w:rFonts w:ascii="Source Serif Pro" w:hAnsi="Source Serif Pro"/>
        </w:rPr>
        <w:t>s within a 10 year window from when they open.</w:t>
      </w:r>
      <w:r>
        <w:rPr>
          <w:rFonts w:ascii="Source Serif Pro" w:hAnsi="Source Serif Pro"/>
        </w:rPr>
        <w:t xml:space="preserve"> The analysis consists of three parts. First, we join the census and mobility data </w:t>
      </w:r>
      <w:r w:rsidR="00000000">
        <w:rPr>
          <w:rFonts w:ascii="Source Serif Pro" w:hAnsi="Source Serif Pro"/>
        </w:rPr>
        <w:t>to summarize historically who has moved in- and out- from stations by income-level</w:t>
      </w:r>
      <w:r>
        <w:rPr>
          <w:rFonts w:ascii="Source Serif Pro" w:hAnsi="Source Serif Pro"/>
        </w:rPr>
        <w:t>, asking w</w:t>
      </w:r>
      <w:r w:rsidR="00000000">
        <w:rPr>
          <w:rFonts w:ascii="Source Serif Pro" w:hAnsi="Source Serif Pro"/>
        </w:rPr>
        <w:t>hich station areas have been inclusive</w:t>
      </w:r>
      <w:r>
        <w:rPr>
          <w:rFonts w:ascii="Source Serif Pro" w:hAnsi="Source Serif Pro"/>
        </w:rPr>
        <w:t xml:space="preserve"> and</w:t>
      </w:r>
      <w:r w:rsidR="00000000">
        <w:rPr>
          <w:rFonts w:ascii="Source Serif Pro" w:hAnsi="Source Serif Pro"/>
        </w:rPr>
        <w:t xml:space="preserve"> which have not</w:t>
      </w:r>
      <w:r>
        <w:rPr>
          <w:rFonts w:ascii="Source Serif Pro" w:hAnsi="Source Serif Pro"/>
        </w:rPr>
        <w:t>. Second, we u</w:t>
      </w:r>
      <w:r w:rsidR="00000000">
        <w:rPr>
          <w:rFonts w:ascii="Source Serif Pro" w:hAnsi="Source Serif Pro"/>
        </w:rPr>
        <w:t>se this data</w:t>
      </w:r>
      <w:r>
        <w:rPr>
          <w:rFonts w:ascii="Source Serif Pro" w:hAnsi="Source Serif Pro"/>
        </w:rPr>
        <w:t>set</w:t>
      </w:r>
      <w:r w:rsidR="00000000">
        <w:rPr>
          <w:rFonts w:ascii="Source Serif Pro" w:hAnsi="Source Serif Pro"/>
        </w:rPr>
        <w:t xml:space="preserve"> to estimate individual-level models describing what is the propensity for someone to move away from a transit station area based on demographic and socioeconomic co-variates (e.g. low-income status) as well as built environment changes (e.g. building </w:t>
      </w:r>
      <w:r>
        <w:rPr>
          <w:rFonts w:ascii="Source Serif Pro" w:hAnsi="Source Serif Pro"/>
        </w:rPr>
        <w:t>one</w:t>
      </w:r>
      <w:r w:rsidR="00000000">
        <w:rPr>
          <w:rFonts w:ascii="Source Serif Pro" w:hAnsi="Source Serif Pro"/>
        </w:rPr>
        <w:t xml:space="preserve">-bedroom high-rise </w:t>
      </w:r>
      <w:r>
        <w:rPr>
          <w:rFonts w:ascii="Source Serif Pro" w:hAnsi="Source Serif Pro"/>
        </w:rPr>
        <w:t xml:space="preserve">buildings </w:t>
      </w:r>
      <w:r w:rsidR="00000000">
        <w:rPr>
          <w:rFonts w:ascii="Source Serif Pro" w:hAnsi="Source Serif Pro"/>
        </w:rPr>
        <w:t>compared to more mixed use development)</w:t>
      </w:r>
      <w:r>
        <w:rPr>
          <w:rFonts w:ascii="Source Serif Pro" w:hAnsi="Source Serif Pro"/>
        </w:rPr>
        <w:t>. Third, we u</w:t>
      </w:r>
      <w:r w:rsidR="00000000">
        <w:rPr>
          <w:rFonts w:ascii="Source Serif Pro" w:hAnsi="Source Serif Pro"/>
        </w:rPr>
        <w:t xml:space="preserve">se these models to </w:t>
      </w:r>
      <w:r>
        <w:rPr>
          <w:rFonts w:ascii="Source Serif Pro" w:hAnsi="Source Serif Pro"/>
        </w:rPr>
        <w:t xml:space="preserve">analyze the </w:t>
      </w:r>
      <w:r>
        <w:rPr>
          <w:rFonts w:ascii="Source Serif Pro" w:hAnsi="Source Serif Pro"/>
        </w:rPr>
        <w:lastRenderedPageBreak/>
        <w:t>impacts of</w:t>
      </w:r>
      <w:r w:rsidR="00000000">
        <w:rPr>
          <w:rFonts w:ascii="Source Serif Pro" w:hAnsi="Source Serif Pro"/>
        </w:rPr>
        <w:t xml:space="preserve"> our 10 scenarios (across 5 case studies) </w:t>
      </w:r>
      <w:r>
        <w:rPr>
          <w:rFonts w:ascii="Source Serif Pro" w:hAnsi="Source Serif Pro"/>
        </w:rPr>
        <w:t>to show</w:t>
      </w:r>
      <w:r w:rsidR="00000000">
        <w:rPr>
          <w:rFonts w:ascii="Source Serif Pro" w:hAnsi="Source Serif Pro"/>
        </w:rPr>
        <w:t xml:space="preserve"> what would be the estimated total number of low-income residents who would move</w:t>
      </w:r>
      <w:r>
        <w:rPr>
          <w:rFonts w:ascii="Source Serif Pro" w:hAnsi="Source Serif Pro"/>
        </w:rPr>
        <w:t>, beyond the normal neighbourhood churn. This then provides</w:t>
      </w:r>
      <w:r w:rsidR="00000000">
        <w:rPr>
          <w:rFonts w:ascii="Source Serif Pro" w:hAnsi="Source Serif Pro"/>
        </w:rPr>
        <w:t xml:space="preserve"> an estimate of how much ‘affordable’ housing should be </w:t>
      </w:r>
      <w:r>
        <w:rPr>
          <w:rFonts w:ascii="Source Serif Pro" w:hAnsi="Source Serif Pro"/>
        </w:rPr>
        <w:t xml:space="preserve">constructed or </w:t>
      </w:r>
      <w:r w:rsidR="00000000">
        <w:rPr>
          <w:rFonts w:ascii="Source Serif Pro" w:hAnsi="Source Serif Pro"/>
        </w:rPr>
        <w:t>pr</w:t>
      </w:r>
      <w:r>
        <w:rPr>
          <w:rFonts w:ascii="Source Serif Pro" w:hAnsi="Source Serif Pro"/>
        </w:rPr>
        <w:t>eserved in the transit station area.</w:t>
      </w:r>
    </w:p>
    <w:p w14:paraId="7E358105" w14:textId="77777777" w:rsidR="00144026" w:rsidRDefault="00144026">
      <w:pPr>
        <w:rPr>
          <w:rFonts w:ascii="Source Serif Pro" w:hAnsi="Source Serif Pro"/>
        </w:rPr>
      </w:pPr>
    </w:p>
    <w:p w14:paraId="65A3A0EA" w14:textId="77777777" w:rsidR="00144026" w:rsidRDefault="00000000">
      <w:pPr>
        <w:rPr>
          <w:rFonts w:ascii="TradeGothic LT Bold" w:hAnsi="TradeGothic LT Bold"/>
          <w:b/>
          <w:bCs/>
          <w:sz w:val="40"/>
          <w:szCs w:val="40"/>
        </w:rPr>
      </w:pPr>
      <w:r>
        <w:rPr>
          <w:rFonts w:ascii="TradeGothic LT Bold" w:hAnsi="TradeGothic LT Bold"/>
          <w:b/>
          <w:bCs/>
          <w:sz w:val="40"/>
          <w:szCs w:val="40"/>
        </w:rPr>
        <w:t>2. Data</w:t>
      </w:r>
    </w:p>
    <w:p w14:paraId="516113D6" w14:textId="77777777" w:rsidR="00144026" w:rsidRDefault="00144026">
      <w:pPr>
        <w:rPr>
          <w:rFonts w:ascii="Source Serif Pro" w:hAnsi="Source Serif Pro"/>
        </w:rPr>
      </w:pPr>
    </w:p>
    <w:p w14:paraId="1442E8FD" w14:textId="77777777" w:rsidR="00144026" w:rsidRDefault="00000000">
      <w:pPr>
        <w:rPr>
          <w:rFonts w:ascii="Source Serif Pro" w:hAnsi="Source Serif Pro"/>
        </w:rPr>
      </w:pPr>
      <w:r>
        <w:rPr>
          <w:rFonts w:ascii="Source Serif Pro" w:hAnsi="Source Serif Pro"/>
        </w:rPr>
        <w:t xml:space="preserve">The first dataset we use is one that marks the location of every major rail transit station in Canada that opened between 1990 and 2016. Cities included (i.e. that had rail transit stations that opened during this time period) are Vancouver, Calgary, Edmonton, Toronto, and Montreal. These years were selected because of availability of tax-record data that we used to analyze residential mobility described. </w:t>
      </w:r>
    </w:p>
    <w:p w14:paraId="65F0E921" w14:textId="77777777" w:rsidR="00144026" w:rsidRDefault="00144026">
      <w:pPr>
        <w:rPr>
          <w:rFonts w:ascii="Source Serif Pro" w:hAnsi="Source Serif Pro"/>
        </w:rPr>
      </w:pPr>
    </w:p>
    <w:p w14:paraId="662C922B" w14:textId="77777777" w:rsidR="00144026" w:rsidRDefault="00000000">
      <w:pPr>
        <w:rPr>
          <w:rFonts w:ascii="Source Serif Pro" w:hAnsi="Source Serif Pro"/>
        </w:rPr>
      </w:pPr>
      <w:r>
        <w:rPr>
          <w:rFonts w:ascii="Source Serif Pro" w:hAnsi="Source Serif Pro"/>
        </w:rPr>
        <w:t>We then used historical census data to track what development, in terms of dwelling characteristics, were built before and after each of these stations opened. The census is conducted every 5 years, so for each station we picked the two census years that aligns closest with 5 years before and 5 years after the station’s opening date. We specifically looked variables on number of dwellings, bedrooms per dwelling, and dwelling type (e.g. single detached, semi/row/town, apartments less than 5 stories, and apartments greater than 5 stories). There were some variations in each census year in terms of how questions were asked and how data was made available. For example, in older censuses, number of bedrooms were only reported as an average within an area, while more recent censuses the data include number of units by dwellings by number of bedrooms (e.g. 500 one-bedroom dwellings, 400 two-bedroom dwellings, etc.). Because the goal was to track change over time, we needed consistent data, so we consolidated dwelling type categories as needed, and in the case of bedrooms, used the average due to lack of historical data.</w:t>
      </w:r>
    </w:p>
    <w:p w14:paraId="56F06D23" w14:textId="77777777" w:rsidR="00144026" w:rsidRDefault="00144026">
      <w:pPr>
        <w:rPr>
          <w:rFonts w:ascii="Source Serif Pro" w:hAnsi="Source Serif Pro"/>
        </w:rPr>
      </w:pPr>
    </w:p>
    <w:p w14:paraId="6097B8AC" w14:textId="77777777" w:rsidR="00144026" w:rsidRDefault="00000000">
      <w:pPr>
        <w:rPr>
          <w:rFonts w:ascii="Source Serif Pro" w:hAnsi="Source Serif Pro"/>
        </w:rPr>
      </w:pPr>
      <w:r>
        <w:rPr>
          <w:rFonts w:ascii="Source Serif Pro" w:hAnsi="Source Serif Pro"/>
        </w:rPr>
        <w:t>For tracking residential mobility of residents, we used the Longitudinal Administrative Databank (LAD) (</w:t>
      </w:r>
      <w:hyperlink r:id="rId7">
        <w:r>
          <w:rPr>
            <w:rStyle w:val="Hyperlink"/>
            <w:rFonts w:ascii="Source Serif Pro" w:hAnsi="Source Serif Pro"/>
          </w:rPr>
          <w:t>https://www23.statcan.gc.ca/imdb/p2SV.pl?Function=getSurvey&amp;SDDS=4107</w:t>
        </w:r>
      </w:hyperlink>
      <w:r>
        <w:rPr>
          <w:rFonts w:ascii="Source Serif Pro" w:hAnsi="Source Serif Pro"/>
        </w:rPr>
        <w:t xml:space="preserve">). This is a 20% sample of tax filers across Canada assembled on an annual basis from 1982 to 2022. Because of privacy issues, the data are accessed at a secure Research Data Centre operated by Statistics Canada. Included in the data are variables on demographics, household composition, as well as the census tract and six-digit postal code of each person's home address on December 31st of each year.  Importantly, the data also include a variable for low-income status, the Low-Income Measure (LIM), that we use for our analysis. This is a poverty line created by Statistics Canada (LINK), defined as half of the median household income in a region, where income is adjusted by the square root of household size. This accounts for the diminishing increase of monetary needs as a household increases in size. For our analysis, we term residents under this threshold at time t as “low-income” and those above as “non-low-income”. </w:t>
      </w:r>
    </w:p>
    <w:p w14:paraId="379479F9" w14:textId="77777777" w:rsidR="00144026" w:rsidRDefault="00144026">
      <w:pPr>
        <w:rPr>
          <w:rFonts w:ascii="Source Serif Pro" w:hAnsi="Source Serif Pro"/>
        </w:rPr>
      </w:pPr>
    </w:p>
    <w:p w14:paraId="561816FA" w14:textId="77777777" w:rsidR="00144026" w:rsidRDefault="00000000">
      <w:pPr>
        <w:rPr>
          <w:rFonts w:ascii="Source Serif Pro" w:hAnsi="Source Serif Pro"/>
        </w:rPr>
      </w:pPr>
      <w:r>
        <w:rPr>
          <w:rFonts w:ascii="Source Serif Pro" w:hAnsi="Source Serif Pro"/>
        </w:rPr>
        <w:t xml:space="preserve">The main limitations of this data is not knowing why people move, just whether or not they do. This means we cannot tell the difference between people who move because they’re </w:t>
      </w:r>
      <w:r>
        <w:rPr>
          <w:rFonts w:ascii="Source Serif Pro" w:hAnsi="Source Serif Pro"/>
        </w:rPr>
        <w:lastRenderedPageBreak/>
        <w:t>forced out (e.g. displaced via eviction or cannot afford increased rents) and those who move by choice (e.g. wanting to be closer to family, to move closer to work or school, or needing more space due to increase in household size). Even more “voluntary” moves like wanting more bedrooms can still be shaped by limited options if affordable suitable housing isn’t available nearby. As a result, this data alone cannot show whether moves directly reflect displacement pressures or more routine residential changes, but it can be a signal of it, especially if moving rates are different relative to those for the overall population.</w:t>
      </w:r>
    </w:p>
    <w:p w14:paraId="753666A2" w14:textId="77777777" w:rsidR="00144026" w:rsidRDefault="00144026">
      <w:pPr>
        <w:rPr>
          <w:rFonts w:ascii="Source Serif Pro" w:hAnsi="Source Serif Pro"/>
        </w:rPr>
      </w:pPr>
    </w:p>
    <w:p w14:paraId="430C51AF" w14:textId="77777777" w:rsidR="00144026" w:rsidRDefault="00144026">
      <w:pPr>
        <w:rPr>
          <w:rFonts w:ascii="Source Serif Pro" w:hAnsi="Source Serif Pro"/>
        </w:rPr>
      </w:pPr>
    </w:p>
    <w:p w14:paraId="4AA67194" w14:textId="77777777" w:rsidR="00144026" w:rsidRDefault="00144026">
      <w:pPr>
        <w:rPr>
          <w:rFonts w:ascii="Source Serif Pro" w:hAnsi="Source Serif Pro"/>
        </w:rPr>
      </w:pPr>
    </w:p>
    <w:p w14:paraId="6E600DC9" w14:textId="77777777" w:rsidR="00144026" w:rsidRDefault="00000000">
      <w:pPr>
        <w:rPr>
          <w:rFonts w:ascii="TradeGothic LT Bold" w:hAnsi="TradeGothic LT Bold"/>
          <w:b/>
          <w:bCs/>
          <w:sz w:val="40"/>
          <w:szCs w:val="40"/>
        </w:rPr>
      </w:pPr>
      <w:commentRangeStart w:id="0"/>
      <w:r>
        <w:rPr>
          <w:rFonts w:ascii="TradeGothic LT Bold" w:hAnsi="TradeGothic LT Bold"/>
          <w:b/>
          <w:bCs/>
          <w:sz w:val="40"/>
          <w:szCs w:val="40"/>
        </w:rPr>
        <w:t>3. Historical residential mobility analysis</w:t>
      </w:r>
      <w:commentRangeEnd w:id="0"/>
      <w:r>
        <w:rPr>
          <w:rStyle w:val="CommentReference"/>
          <w:rFonts w:ascii="TradeGothic LT Bold" w:hAnsi="TradeGothic LT Bold"/>
          <w:b/>
          <w:bCs/>
          <w:sz w:val="40"/>
          <w:szCs w:val="40"/>
        </w:rPr>
        <w:commentReference w:id="0"/>
      </w:r>
    </w:p>
    <w:p w14:paraId="75FDBBBF" w14:textId="77777777" w:rsidR="00144026" w:rsidRDefault="00144026">
      <w:pPr>
        <w:rPr>
          <w:rFonts w:ascii="Source Serif Pro" w:hAnsi="Source Serif Pro"/>
          <w:b/>
          <w:bCs/>
        </w:rPr>
      </w:pPr>
    </w:p>
    <w:p w14:paraId="2218859A" w14:textId="77777777" w:rsidR="00144026" w:rsidRDefault="00000000">
      <w:pPr>
        <w:rPr>
          <w:rFonts w:ascii="Source Serif Pro" w:hAnsi="Source Serif Pro"/>
        </w:rPr>
      </w:pPr>
      <w:r>
        <w:rPr>
          <w:rFonts w:ascii="Source Serif Pro" w:hAnsi="Source Serif Pro"/>
        </w:rPr>
        <w:t>We looked at 76 major rail transit stations built from 1990 to 2016 and queried the LAD to count how many in- and out-movers there were near the station (within an 800m buffer of the station area) 5 years before and after the station opened. There were a few more stations that opened during this time, but we did not include them due to lack of data availability. We also queried overall moving rates by Census Metropolitan Area (CMA) to make relative comparisons (e.g. are residents moving more in/out of a station area more or less relative to the residents elsewhere in the region)</w:t>
      </w:r>
    </w:p>
    <w:p w14:paraId="21CA1820" w14:textId="77777777" w:rsidR="00144026" w:rsidRDefault="00144026">
      <w:pPr>
        <w:rPr>
          <w:rFonts w:ascii="Source Serif Pro" w:hAnsi="Source Serif Pro"/>
        </w:rPr>
      </w:pPr>
    </w:p>
    <w:p w14:paraId="610C396C" w14:textId="77777777" w:rsidR="00144026" w:rsidRDefault="00000000">
      <w:pPr>
        <w:rPr>
          <w:rFonts w:ascii="Source Serif Pro" w:hAnsi="Source Serif Pro"/>
        </w:rPr>
      </w:pPr>
      <w:r>
        <w:rPr>
          <w:rFonts w:ascii="Source Serif Pro" w:hAnsi="Source Serif Pro"/>
        </w:rPr>
        <w:t>Importantly, we queried the data to breakdown by low- and non-low-income residents, to analyze whether, and if so, where:</w:t>
      </w:r>
    </w:p>
    <w:p w14:paraId="2D03CE1C" w14:textId="77777777" w:rsidR="00144026" w:rsidRDefault="00000000">
      <w:pPr>
        <w:numPr>
          <w:ilvl w:val="0"/>
          <w:numId w:val="2"/>
        </w:numPr>
        <w:rPr>
          <w:rFonts w:ascii="Source Serif Pro" w:hAnsi="Source Serif Pro"/>
        </w:rPr>
      </w:pPr>
      <w:r>
        <w:rPr>
          <w:rFonts w:ascii="Source Serif Pro" w:hAnsi="Source Serif Pro"/>
        </w:rPr>
        <w:t>Where low income residents are moving out at above-average rates (i.e. signal of displacement) and below-average rates (i.e. signal of maintaining affordable housing)</w:t>
      </w:r>
    </w:p>
    <w:p w14:paraId="0606D4E7" w14:textId="77777777" w:rsidR="00144026" w:rsidRDefault="00000000">
      <w:pPr>
        <w:numPr>
          <w:ilvl w:val="0"/>
          <w:numId w:val="2"/>
        </w:numPr>
        <w:rPr>
          <w:rFonts w:ascii="Source Serif Pro" w:hAnsi="Source Serif Pro"/>
        </w:rPr>
      </w:pPr>
      <w:r>
        <w:rPr>
          <w:rFonts w:ascii="Source Serif Pro" w:hAnsi="Source Serif Pro"/>
        </w:rPr>
        <w:t>Low-income residents were moving in at below-average rates (i.e. is the station area becoming more exclusive) or above-average rates (i.e. new development is accessible for low-income residents).</w:t>
      </w:r>
    </w:p>
    <w:p w14:paraId="4F225565" w14:textId="77777777" w:rsidR="00144026" w:rsidRDefault="00144026">
      <w:pPr>
        <w:rPr>
          <w:rFonts w:ascii="Source Serif Pro" w:hAnsi="Source Serif Pro"/>
        </w:rPr>
      </w:pPr>
    </w:p>
    <w:p w14:paraId="7332D55C" w14:textId="77777777" w:rsidR="00144026" w:rsidRDefault="00144026">
      <w:pPr>
        <w:rPr>
          <w:rFonts w:ascii="Source Serif Pro" w:hAnsi="Source Serif Pro"/>
        </w:rPr>
      </w:pPr>
    </w:p>
    <w:p w14:paraId="00302A2E" w14:textId="77777777" w:rsidR="00144026" w:rsidRDefault="00144026">
      <w:pPr>
        <w:rPr>
          <w:rFonts w:ascii="Source Serif Pro" w:hAnsi="Source Serif Pro"/>
          <w:b/>
          <w:bCs/>
        </w:rPr>
      </w:pPr>
    </w:p>
    <w:p w14:paraId="52CECEA6" w14:textId="77777777" w:rsidR="00144026" w:rsidRDefault="00144026">
      <w:pPr>
        <w:rPr>
          <w:rFonts w:ascii="Source Serif Pro" w:hAnsi="Source Serif Pro"/>
          <w:b/>
          <w:bCs/>
        </w:rPr>
      </w:pPr>
    </w:p>
    <w:p w14:paraId="62DA8906" w14:textId="77777777" w:rsidR="00144026" w:rsidRDefault="00144026">
      <w:pPr>
        <w:rPr>
          <w:rFonts w:ascii="Source Serif Pro" w:hAnsi="Source Serif Pro"/>
          <w:b/>
          <w:bCs/>
        </w:rPr>
      </w:pPr>
    </w:p>
    <w:p w14:paraId="74C7A7C8" w14:textId="77777777" w:rsidR="00144026" w:rsidRDefault="00000000">
      <w:pPr>
        <w:rPr>
          <w:rFonts w:ascii="TradeGothic LT Bold" w:hAnsi="TradeGothic LT Bold"/>
          <w:b/>
          <w:bCs/>
          <w:sz w:val="40"/>
          <w:szCs w:val="40"/>
        </w:rPr>
      </w:pPr>
      <w:r>
        <w:rPr>
          <w:rFonts w:ascii="TradeGothic LT Bold" w:hAnsi="TradeGothic LT Bold"/>
          <w:b/>
          <w:bCs/>
          <w:sz w:val="40"/>
          <w:szCs w:val="40"/>
        </w:rPr>
        <w:t>4. Residential mobility models</w:t>
      </w:r>
    </w:p>
    <w:p w14:paraId="2A7CA67C" w14:textId="77777777" w:rsidR="00144026" w:rsidRDefault="00144026">
      <w:pPr>
        <w:rPr>
          <w:rFonts w:ascii="TradeGothic LT Bold" w:hAnsi="TradeGothic LT Bold"/>
          <w:b/>
          <w:bCs/>
          <w:sz w:val="32"/>
          <w:szCs w:val="32"/>
        </w:rPr>
      </w:pPr>
    </w:p>
    <w:p w14:paraId="0B0B9C12" w14:textId="77777777" w:rsidR="00144026" w:rsidRDefault="00000000">
      <w:pPr>
        <w:rPr>
          <w:rFonts w:ascii="Source Serif Pro" w:hAnsi="Source Serif Pro"/>
        </w:rPr>
      </w:pPr>
      <w:r>
        <w:rPr>
          <w:rFonts w:ascii="Source Serif Pro" w:hAnsi="Source Serif Pro"/>
        </w:rPr>
        <w:t>Amir to write summary of the model selection and interpreting results. Please also include a table of the model coefficients.</w:t>
      </w:r>
    </w:p>
    <w:p w14:paraId="576F1AC8" w14:textId="77777777" w:rsidR="00144026" w:rsidRDefault="00144026">
      <w:pPr>
        <w:rPr>
          <w:rFonts w:ascii="Source Serif Pro" w:hAnsi="Source Serif Pro"/>
        </w:rPr>
      </w:pPr>
    </w:p>
    <w:p w14:paraId="5C6345FE" w14:textId="77777777" w:rsidR="00144026" w:rsidRDefault="00144026">
      <w:pPr>
        <w:rPr>
          <w:rFonts w:ascii="TradeGothic LT Bold" w:hAnsi="TradeGothic LT Bold"/>
          <w:b/>
          <w:bCs/>
          <w:sz w:val="32"/>
          <w:szCs w:val="32"/>
        </w:rPr>
      </w:pPr>
    </w:p>
    <w:p w14:paraId="67810B38" w14:textId="77777777" w:rsidR="00144026" w:rsidRDefault="00144026">
      <w:pPr>
        <w:rPr>
          <w:rFonts w:ascii="TradeGothic LT Bold" w:hAnsi="TradeGothic LT Bold"/>
          <w:b/>
          <w:bCs/>
          <w:sz w:val="32"/>
          <w:szCs w:val="32"/>
        </w:rPr>
      </w:pPr>
    </w:p>
    <w:p w14:paraId="5C985D67" w14:textId="77777777" w:rsidR="00144026" w:rsidRDefault="00144026">
      <w:pPr>
        <w:rPr>
          <w:rFonts w:ascii="TradeGothic LT Bold" w:hAnsi="TradeGothic LT Bold"/>
          <w:b/>
          <w:bCs/>
          <w:sz w:val="32"/>
          <w:szCs w:val="32"/>
        </w:rPr>
      </w:pPr>
    </w:p>
    <w:p w14:paraId="5C440E22" w14:textId="77777777" w:rsidR="00144026" w:rsidRDefault="00000000">
      <w:pPr>
        <w:rPr>
          <w:rFonts w:ascii="TradeGothic LT Bold" w:hAnsi="TradeGothic LT Bold"/>
          <w:b/>
          <w:bCs/>
          <w:sz w:val="40"/>
          <w:szCs w:val="40"/>
        </w:rPr>
      </w:pPr>
      <w:r>
        <w:rPr>
          <w:rFonts w:ascii="TradeGothic LT Bold" w:hAnsi="TradeGothic LT Bold"/>
          <w:b/>
          <w:bCs/>
          <w:sz w:val="40"/>
          <w:szCs w:val="40"/>
        </w:rPr>
        <w:t>5. Case study scenario analysis</w:t>
      </w:r>
    </w:p>
    <w:p w14:paraId="39DF26C3" w14:textId="77777777" w:rsidR="00144026" w:rsidRDefault="00144026">
      <w:pPr>
        <w:rPr>
          <w:rFonts w:ascii="Source Serif Pro" w:hAnsi="Source Serif Pro"/>
        </w:rPr>
      </w:pPr>
    </w:p>
    <w:p w14:paraId="40DEDCB5" w14:textId="77777777" w:rsidR="00144026" w:rsidRDefault="00000000">
      <w:pPr>
        <w:rPr>
          <w:rFonts w:ascii="Source Serif Pro" w:hAnsi="Source Serif Pro"/>
        </w:rPr>
      </w:pPr>
      <w:r>
        <w:rPr>
          <w:rFonts w:ascii="Source Serif Pro" w:hAnsi="Source Serif Pro"/>
        </w:rPr>
        <w:lastRenderedPageBreak/>
        <w:t>The Infrastructure Institute looked at 5 case study station areas and designed 2 future development scenarios for each (i.e. 10 scenarios in total). For each of these, we used the model above to estimate probability and total number of low-income residents who would move away from these station areas based on our model and scenario characteristics.</w:t>
      </w:r>
    </w:p>
    <w:p w14:paraId="40C5EBBD" w14:textId="77777777" w:rsidR="00144026" w:rsidRDefault="00144026">
      <w:pPr>
        <w:rPr>
          <w:rFonts w:ascii="Source Serif Pro" w:hAnsi="Source Serif Pro"/>
        </w:rPr>
      </w:pPr>
    </w:p>
    <w:p w14:paraId="03F17F4A" w14:textId="1B4FDB4E" w:rsidR="00144026" w:rsidRDefault="00000000">
      <w:pPr>
        <w:rPr>
          <w:rFonts w:ascii="Source Serif Pro" w:hAnsi="Source Serif Pro"/>
        </w:rPr>
      </w:pPr>
      <w:r>
        <w:rPr>
          <w:rFonts w:ascii="Source Serif Pro" w:hAnsi="Source Serif Pro"/>
        </w:rPr>
        <w:t>We did this via a Monte Carlo simulation process, where we randomly sampled individuals, weighted by census data, and then used our residential mobility model to estimate their probability to move based on their sampled individual characteristics (age, gender, low-income status, etc.).  Data on the built environment change came from the Infrastructure Institute. The result for each simulation is an output probability (a number ranging from 0 to 1). This probab</w:t>
      </w:r>
      <w:r w:rsidR="00632F6E">
        <w:rPr>
          <w:rFonts w:ascii="Source Serif Pro" w:hAnsi="Source Serif Pro"/>
        </w:rPr>
        <w:t>i</w:t>
      </w:r>
      <w:r>
        <w:rPr>
          <w:rFonts w:ascii="Source Serif Pro" w:hAnsi="Source Serif Pro"/>
        </w:rPr>
        <w:t>l</w:t>
      </w:r>
      <w:r w:rsidR="00632F6E">
        <w:rPr>
          <w:rFonts w:ascii="Source Serif Pro" w:hAnsi="Source Serif Pro"/>
        </w:rPr>
        <w:t>it</w:t>
      </w:r>
      <w:r>
        <w:rPr>
          <w:rFonts w:ascii="Source Serif Pro" w:hAnsi="Source Serif Pro"/>
        </w:rPr>
        <w:t xml:space="preserve">y was further used to randomly sample whether or not someone moved. For example, if the probability to move was 0.7, we used a random number generator that would return 70% of the time that that person moved, 30% they would not. The simulation was run for </w:t>
      </w:r>
      <w:r>
        <w:rPr>
          <w:rFonts w:ascii="Source Serif Pro" w:hAnsi="Source Serif Pro"/>
          <w:i/>
          <w:iCs/>
        </w:rPr>
        <w:t>P</w:t>
      </w:r>
      <w:r>
        <w:rPr>
          <w:rFonts w:ascii="Source Serif Pro" w:hAnsi="Source Serif Pro"/>
        </w:rPr>
        <w:t xml:space="preserve"> times, where </w:t>
      </w:r>
      <w:r>
        <w:rPr>
          <w:rFonts w:ascii="Source Serif Pro" w:hAnsi="Source Serif Pro"/>
          <w:i/>
          <w:iCs/>
        </w:rPr>
        <w:t>P</w:t>
      </w:r>
      <w:r>
        <w:rPr>
          <w:rFonts w:ascii="Source Serif Pro" w:hAnsi="Source Serif Pro"/>
        </w:rPr>
        <w:t xml:space="preserve"> is the population within 800m of the station in 2024. Results for </w:t>
      </w:r>
    </w:p>
    <w:p w14:paraId="62ACF440" w14:textId="77777777" w:rsidR="00144026" w:rsidRDefault="00000000">
      <w:pPr>
        <w:rPr>
          <w:rFonts w:ascii="Source Serif Pro" w:hAnsi="Source Serif Pro"/>
        </w:rPr>
      </w:pPr>
      <w:r>
        <w:rPr>
          <w:rFonts w:ascii="Source Serif Pro" w:hAnsi="Source Serif Pro"/>
        </w:rPr>
        <w:t>each case study area are in the following sub-sections:</w:t>
      </w:r>
    </w:p>
    <w:p w14:paraId="20232833" w14:textId="77777777" w:rsidR="00144026" w:rsidRDefault="00144026">
      <w:pPr>
        <w:rPr>
          <w:rFonts w:ascii="Source Serif Pro" w:hAnsi="Source Serif Pro"/>
        </w:rPr>
      </w:pPr>
    </w:p>
    <w:p w14:paraId="7FC9E40C" w14:textId="77777777" w:rsidR="00144026" w:rsidRDefault="00000000">
      <w:pPr>
        <w:rPr>
          <w:rFonts w:ascii="Source Serif Pro" w:hAnsi="Source Serif Pro"/>
        </w:rPr>
      </w:pPr>
      <w:r>
        <w:rPr>
          <w:rFonts w:ascii="Source Serif Pro" w:hAnsi="Source Serif Pro"/>
        </w:rPr>
        <w:t>Key findings</w:t>
      </w:r>
    </w:p>
    <w:p w14:paraId="7F3E910C" w14:textId="77777777" w:rsidR="00144026" w:rsidRDefault="00000000">
      <w:pPr>
        <w:numPr>
          <w:ilvl w:val="0"/>
          <w:numId w:val="3"/>
        </w:numPr>
        <w:rPr>
          <w:rFonts w:ascii="Source Serif Pro" w:hAnsi="Source Serif Pro"/>
        </w:rPr>
      </w:pPr>
      <w:r>
        <w:rPr>
          <w:rFonts w:ascii="Source Serif Pro" w:hAnsi="Source Serif Pro"/>
        </w:rPr>
        <w:t>The moving rate for low-income households is ~5% higher than non-low-income households across all</w:t>
      </w:r>
    </w:p>
    <w:p w14:paraId="1E4F80C2" w14:textId="77777777" w:rsidR="00144026" w:rsidRDefault="00000000">
      <w:pPr>
        <w:numPr>
          <w:ilvl w:val="0"/>
          <w:numId w:val="3"/>
        </w:numPr>
        <w:rPr>
          <w:rFonts w:ascii="Source Serif Pro" w:hAnsi="Source Serif Pro"/>
        </w:rPr>
      </w:pPr>
      <w:r>
        <w:rPr>
          <w:rFonts w:ascii="Source Serif Pro" w:hAnsi="Source Serif Pro"/>
        </w:rPr>
        <w:t>The overall moving rates for low-income households may seem high, but this is the propensity to move over a 10 year-period.</w:t>
      </w:r>
    </w:p>
    <w:p w14:paraId="6B0B4EA4" w14:textId="1B547015" w:rsidR="00144026" w:rsidRDefault="00000000">
      <w:pPr>
        <w:numPr>
          <w:ilvl w:val="0"/>
          <w:numId w:val="3"/>
        </w:numPr>
      </w:pPr>
      <w:r>
        <w:rPr>
          <w:rFonts w:ascii="Source Serif Pro" w:hAnsi="Source Serif Pro"/>
        </w:rPr>
        <w:t>Scenario B, which for each case study is has a greater mix of dwelling types, has lower moving rates for low-income residents across almost every case study, indicating that providing a range of dwelling options would reduce out-mobility of low-income households. However, these differences are relatively small, indicating that regardless of what type of dwellings are built (# of bedrooms, # of stories, etc.)</w:t>
      </w:r>
      <w:ins w:id="1" w:author="Karen Chapple" w:date="2025-11-23T08:52:00Z" w16du:dateUtc="2025-11-23T13:52:00Z">
        <w:r w:rsidR="00632F6E">
          <w:rPr>
            <w:rFonts w:ascii="Source Serif Pro" w:hAnsi="Source Serif Pro"/>
          </w:rPr>
          <w:t>, policy intervention is likely needed to maintain housing affordability so that households can stay in place</w:t>
        </w:r>
      </w:ins>
      <w:del w:id="2" w:author="Karen Chapple" w:date="2025-11-23T08:52:00Z" w16du:dateUtc="2025-11-23T13:52:00Z">
        <w:r w:rsidDel="00632F6E">
          <w:rPr>
            <w:rFonts w:ascii="Source Serif Pro" w:hAnsi="Source Serif Pro"/>
          </w:rPr>
          <w:delText xml:space="preserve"> that it is imperative to make sure that these dwellings remain affordable</w:delText>
        </w:r>
      </w:del>
      <w:r>
        <w:rPr>
          <w:rFonts w:ascii="Source Serif Pro" w:hAnsi="Source Serif Pro"/>
        </w:rPr>
        <w:t>.</w:t>
      </w:r>
    </w:p>
    <w:p w14:paraId="2BD4E450" w14:textId="77777777" w:rsidR="00144026" w:rsidRDefault="00144026">
      <w:pPr>
        <w:rPr>
          <w:rFonts w:ascii="Source Serif Pro" w:hAnsi="Source Serif Pro"/>
        </w:rPr>
      </w:pPr>
    </w:p>
    <w:p w14:paraId="214798C5" w14:textId="77777777" w:rsidR="00144026" w:rsidRDefault="00144026">
      <w:pPr>
        <w:rPr>
          <w:rFonts w:ascii="Source Serif Pro" w:hAnsi="Source Serif Pro"/>
        </w:rPr>
      </w:pPr>
    </w:p>
    <w:p w14:paraId="52BC90E3" w14:textId="77777777" w:rsidR="00144026" w:rsidRDefault="00000000">
      <w:pPr>
        <w:rPr>
          <w:rFonts w:ascii="TradeGothic LT Bold" w:hAnsi="TradeGothic LT Bold"/>
          <w:sz w:val="32"/>
          <w:szCs w:val="32"/>
        </w:rPr>
      </w:pPr>
      <w:r>
        <w:rPr>
          <w:rFonts w:ascii="TradeGothic LT Bold" w:hAnsi="TradeGothic LT Bold"/>
          <w:sz w:val="32"/>
          <w:szCs w:val="32"/>
        </w:rPr>
        <w:t>5.1. Cooksville, Mississauga</w:t>
      </w:r>
    </w:p>
    <w:p w14:paraId="270F2DB5" w14:textId="77777777" w:rsidR="00144026" w:rsidRDefault="00144026">
      <w:pPr>
        <w:rPr>
          <w:rFonts w:ascii="Source Serif Pro" w:hAnsi="Source Serif Pro"/>
        </w:rPr>
      </w:pPr>
    </w:p>
    <w:p w14:paraId="0C59390C" w14:textId="77777777" w:rsidR="00144026" w:rsidRDefault="00144026">
      <w:pPr>
        <w:rPr>
          <w:rFonts w:ascii="Source Serif Pro" w:hAnsi="Source Serif Pro"/>
        </w:rPr>
      </w:pPr>
    </w:p>
    <w:tbl>
      <w:tblPr>
        <w:tblW w:w="6565" w:type="dxa"/>
        <w:tblInd w:w="28" w:type="dxa"/>
        <w:tblLayout w:type="fixed"/>
        <w:tblCellMar>
          <w:top w:w="28" w:type="dxa"/>
          <w:left w:w="28" w:type="dxa"/>
          <w:bottom w:w="28" w:type="dxa"/>
          <w:right w:w="28" w:type="dxa"/>
        </w:tblCellMar>
        <w:tblLook w:val="04A0" w:firstRow="1" w:lastRow="0" w:firstColumn="1" w:lastColumn="0" w:noHBand="0" w:noVBand="1"/>
      </w:tblPr>
      <w:tblGrid>
        <w:gridCol w:w="3958"/>
        <w:gridCol w:w="1349"/>
        <w:gridCol w:w="1258"/>
      </w:tblGrid>
      <w:tr w:rsidR="00144026" w14:paraId="303D03F7" w14:textId="77777777">
        <w:trPr>
          <w:trHeight w:val="311"/>
        </w:trPr>
        <w:tc>
          <w:tcPr>
            <w:tcW w:w="3958" w:type="dxa"/>
            <w:vAlign w:val="bottom"/>
          </w:tcPr>
          <w:p w14:paraId="55EE2EFD" w14:textId="77777777" w:rsidR="00144026" w:rsidRDefault="00000000">
            <w:pPr>
              <w:pStyle w:val="TableContents"/>
            </w:pPr>
            <w:r>
              <w:t>2024 population</w:t>
            </w:r>
          </w:p>
        </w:tc>
        <w:tc>
          <w:tcPr>
            <w:tcW w:w="1349" w:type="dxa"/>
            <w:vAlign w:val="bottom"/>
          </w:tcPr>
          <w:p w14:paraId="2D8D9181" w14:textId="77777777" w:rsidR="00144026" w:rsidRDefault="00000000">
            <w:pPr>
              <w:pStyle w:val="TableContents"/>
            </w:pPr>
            <w:r>
              <w:t>19610</w:t>
            </w:r>
          </w:p>
        </w:tc>
        <w:tc>
          <w:tcPr>
            <w:tcW w:w="1258" w:type="dxa"/>
            <w:vAlign w:val="bottom"/>
          </w:tcPr>
          <w:p w14:paraId="2B13C36D" w14:textId="77777777" w:rsidR="00144026" w:rsidRDefault="00144026">
            <w:pPr>
              <w:pStyle w:val="TableContents"/>
            </w:pPr>
          </w:p>
        </w:tc>
      </w:tr>
      <w:tr w:rsidR="00144026" w14:paraId="3B01DCF6" w14:textId="77777777">
        <w:trPr>
          <w:trHeight w:val="311"/>
        </w:trPr>
        <w:tc>
          <w:tcPr>
            <w:tcW w:w="3958" w:type="dxa"/>
            <w:vAlign w:val="bottom"/>
          </w:tcPr>
          <w:p w14:paraId="2FCDECA1" w14:textId="77777777" w:rsidR="00144026" w:rsidRDefault="00000000">
            <w:pPr>
              <w:pStyle w:val="TableContents"/>
            </w:pPr>
            <w:r>
              <w:t>2024 low-income population</w:t>
            </w:r>
          </w:p>
        </w:tc>
        <w:tc>
          <w:tcPr>
            <w:tcW w:w="1349" w:type="dxa"/>
            <w:vAlign w:val="bottom"/>
          </w:tcPr>
          <w:p w14:paraId="09FBA46C" w14:textId="77777777" w:rsidR="00144026" w:rsidRDefault="00000000">
            <w:pPr>
              <w:pStyle w:val="TableContents"/>
            </w:pPr>
            <w:r>
              <w:t>2530</w:t>
            </w:r>
          </w:p>
        </w:tc>
        <w:tc>
          <w:tcPr>
            <w:tcW w:w="1258" w:type="dxa"/>
            <w:vAlign w:val="bottom"/>
          </w:tcPr>
          <w:p w14:paraId="15DF8519" w14:textId="77777777" w:rsidR="00144026" w:rsidRDefault="00144026">
            <w:pPr>
              <w:pStyle w:val="TableContents"/>
            </w:pPr>
          </w:p>
        </w:tc>
      </w:tr>
      <w:tr w:rsidR="00144026" w14:paraId="6AD0B188" w14:textId="77777777">
        <w:trPr>
          <w:trHeight w:val="311"/>
        </w:trPr>
        <w:tc>
          <w:tcPr>
            <w:tcW w:w="3958" w:type="dxa"/>
            <w:vAlign w:val="bottom"/>
          </w:tcPr>
          <w:p w14:paraId="51868AC7" w14:textId="77777777" w:rsidR="00144026" w:rsidRDefault="00000000">
            <w:pPr>
              <w:pStyle w:val="TableContents"/>
            </w:pPr>
            <w:r>
              <w:t>Scenario A low-income out movers</w:t>
            </w:r>
          </w:p>
        </w:tc>
        <w:tc>
          <w:tcPr>
            <w:tcW w:w="1349" w:type="dxa"/>
            <w:vAlign w:val="bottom"/>
          </w:tcPr>
          <w:p w14:paraId="3186E416" w14:textId="77777777" w:rsidR="00144026" w:rsidRDefault="00000000">
            <w:pPr>
              <w:pStyle w:val="TableContents"/>
            </w:pPr>
            <w:r>
              <w:t>1810</w:t>
            </w:r>
          </w:p>
        </w:tc>
        <w:tc>
          <w:tcPr>
            <w:tcW w:w="1258" w:type="dxa"/>
            <w:vAlign w:val="bottom"/>
          </w:tcPr>
          <w:p w14:paraId="1EE8FA22" w14:textId="77777777" w:rsidR="00144026" w:rsidRDefault="00000000">
            <w:pPr>
              <w:pStyle w:val="TableContents"/>
            </w:pPr>
            <w:r>
              <w:t>71.5%</w:t>
            </w:r>
          </w:p>
        </w:tc>
      </w:tr>
      <w:tr w:rsidR="00144026" w14:paraId="062920B7" w14:textId="77777777">
        <w:trPr>
          <w:trHeight w:val="311"/>
        </w:trPr>
        <w:tc>
          <w:tcPr>
            <w:tcW w:w="3958" w:type="dxa"/>
            <w:vAlign w:val="bottom"/>
          </w:tcPr>
          <w:p w14:paraId="63379DAC" w14:textId="77777777" w:rsidR="00144026" w:rsidRDefault="00000000">
            <w:pPr>
              <w:pStyle w:val="TableContents"/>
            </w:pPr>
            <w:r>
              <w:t>Scenario B low-Income out movers</w:t>
            </w:r>
          </w:p>
        </w:tc>
        <w:tc>
          <w:tcPr>
            <w:tcW w:w="1349" w:type="dxa"/>
            <w:vAlign w:val="bottom"/>
          </w:tcPr>
          <w:p w14:paraId="67A8C5A5" w14:textId="77777777" w:rsidR="00144026" w:rsidRDefault="00000000">
            <w:pPr>
              <w:pStyle w:val="TableContents"/>
            </w:pPr>
            <w:r>
              <w:t>1760</w:t>
            </w:r>
          </w:p>
        </w:tc>
        <w:tc>
          <w:tcPr>
            <w:tcW w:w="1258" w:type="dxa"/>
            <w:vAlign w:val="bottom"/>
          </w:tcPr>
          <w:p w14:paraId="50B335F0" w14:textId="77777777" w:rsidR="00144026" w:rsidRDefault="00000000">
            <w:pPr>
              <w:pStyle w:val="TableContents"/>
            </w:pPr>
            <w:r>
              <w:t>69.6%</w:t>
            </w:r>
          </w:p>
        </w:tc>
      </w:tr>
    </w:tbl>
    <w:p w14:paraId="72D8CEDD" w14:textId="77777777" w:rsidR="00144026" w:rsidRDefault="00144026">
      <w:pPr>
        <w:rPr>
          <w:rFonts w:ascii="Source Serif Pro" w:hAnsi="Source Serif Pro"/>
        </w:rPr>
      </w:pPr>
    </w:p>
    <w:p w14:paraId="0284F1F2" w14:textId="77777777" w:rsidR="00144026" w:rsidRDefault="00144026">
      <w:pPr>
        <w:rPr>
          <w:rFonts w:ascii="Source Serif Pro" w:hAnsi="Source Serif Pro"/>
        </w:rPr>
      </w:pPr>
    </w:p>
    <w:p w14:paraId="4142758E" w14:textId="77777777" w:rsidR="00144026" w:rsidRDefault="00000000">
      <w:pPr>
        <w:rPr>
          <w:rFonts w:ascii="TradeGothic LT Bold" w:hAnsi="TradeGothic LT Bold"/>
          <w:sz w:val="32"/>
          <w:szCs w:val="32"/>
        </w:rPr>
      </w:pPr>
      <w:r>
        <w:rPr>
          <w:rFonts w:ascii="TradeGothic LT Bold" w:hAnsi="TradeGothic LT Bold"/>
          <w:sz w:val="32"/>
          <w:szCs w:val="32"/>
        </w:rPr>
        <w:t>5.2. Panama, Brossard</w:t>
      </w:r>
    </w:p>
    <w:p w14:paraId="2DA49B9C" w14:textId="77777777" w:rsidR="00144026" w:rsidRDefault="00144026">
      <w:pPr>
        <w:rPr>
          <w:rFonts w:ascii="Source Serif Pro" w:hAnsi="Source Serif Pro"/>
        </w:rPr>
      </w:pPr>
    </w:p>
    <w:p w14:paraId="1EF2840B" w14:textId="77777777" w:rsidR="00144026" w:rsidRDefault="00144026">
      <w:pPr>
        <w:rPr>
          <w:rFonts w:ascii="Source Serif Pro" w:hAnsi="Source Serif Pro"/>
        </w:rPr>
      </w:pPr>
    </w:p>
    <w:tbl>
      <w:tblPr>
        <w:tblW w:w="6565" w:type="dxa"/>
        <w:tblInd w:w="28" w:type="dxa"/>
        <w:tblLayout w:type="fixed"/>
        <w:tblCellMar>
          <w:top w:w="28" w:type="dxa"/>
          <w:left w:w="28" w:type="dxa"/>
          <w:bottom w:w="28" w:type="dxa"/>
          <w:right w:w="28" w:type="dxa"/>
        </w:tblCellMar>
        <w:tblLook w:val="04A0" w:firstRow="1" w:lastRow="0" w:firstColumn="1" w:lastColumn="0" w:noHBand="0" w:noVBand="1"/>
      </w:tblPr>
      <w:tblGrid>
        <w:gridCol w:w="3958"/>
        <w:gridCol w:w="1349"/>
        <w:gridCol w:w="1258"/>
      </w:tblGrid>
      <w:tr w:rsidR="00144026" w14:paraId="4FACDDB6" w14:textId="77777777">
        <w:trPr>
          <w:trHeight w:val="311"/>
        </w:trPr>
        <w:tc>
          <w:tcPr>
            <w:tcW w:w="3958" w:type="dxa"/>
            <w:vAlign w:val="bottom"/>
          </w:tcPr>
          <w:p w14:paraId="58C061B4" w14:textId="77777777" w:rsidR="00144026" w:rsidRDefault="00000000">
            <w:pPr>
              <w:pStyle w:val="TableContents"/>
            </w:pPr>
            <w:r>
              <w:t>2024 population</w:t>
            </w:r>
          </w:p>
        </w:tc>
        <w:tc>
          <w:tcPr>
            <w:tcW w:w="1349" w:type="dxa"/>
            <w:vAlign w:val="bottom"/>
          </w:tcPr>
          <w:p w14:paraId="677109B5" w14:textId="77777777" w:rsidR="00144026" w:rsidRDefault="00000000">
            <w:pPr>
              <w:pStyle w:val="TableContents"/>
            </w:pPr>
            <w:r>
              <w:t>5280</w:t>
            </w:r>
          </w:p>
        </w:tc>
        <w:tc>
          <w:tcPr>
            <w:tcW w:w="1258" w:type="dxa"/>
            <w:vAlign w:val="bottom"/>
          </w:tcPr>
          <w:p w14:paraId="768E645B" w14:textId="77777777" w:rsidR="00144026" w:rsidRDefault="00144026">
            <w:pPr>
              <w:pStyle w:val="TableContents"/>
            </w:pPr>
          </w:p>
        </w:tc>
      </w:tr>
      <w:tr w:rsidR="00144026" w14:paraId="41A740A5" w14:textId="77777777">
        <w:trPr>
          <w:trHeight w:val="311"/>
        </w:trPr>
        <w:tc>
          <w:tcPr>
            <w:tcW w:w="3958" w:type="dxa"/>
            <w:vAlign w:val="bottom"/>
          </w:tcPr>
          <w:p w14:paraId="35C2631D" w14:textId="77777777" w:rsidR="00144026" w:rsidRDefault="00000000">
            <w:pPr>
              <w:pStyle w:val="TableContents"/>
            </w:pPr>
            <w:r>
              <w:lastRenderedPageBreak/>
              <w:t>2024 low-income population</w:t>
            </w:r>
          </w:p>
        </w:tc>
        <w:tc>
          <w:tcPr>
            <w:tcW w:w="1349" w:type="dxa"/>
            <w:vAlign w:val="bottom"/>
          </w:tcPr>
          <w:p w14:paraId="7D611AC2" w14:textId="77777777" w:rsidR="00144026" w:rsidRDefault="00000000">
            <w:pPr>
              <w:pStyle w:val="TableContents"/>
            </w:pPr>
            <w:r>
              <w:t>750</w:t>
            </w:r>
          </w:p>
        </w:tc>
        <w:tc>
          <w:tcPr>
            <w:tcW w:w="1258" w:type="dxa"/>
            <w:vAlign w:val="bottom"/>
          </w:tcPr>
          <w:p w14:paraId="114C92C5" w14:textId="77777777" w:rsidR="00144026" w:rsidRDefault="00144026">
            <w:pPr>
              <w:pStyle w:val="TableContents"/>
            </w:pPr>
          </w:p>
        </w:tc>
      </w:tr>
      <w:tr w:rsidR="00144026" w14:paraId="20A08BDF" w14:textId="77777777">
        <w:trPr>
          <w:trHeight w:val="311"/>
        </w:trPr>
        <w:tc>
          <w:tcPr>
            <w:tcW w:w="3958" w:type="dxa"/>
            <w:vAlign w:val="bottom"/>
          </w:tcPr>
          <w:p w14:paraId="4867D2CE" w14:textId="77777777" w:rsidR="00144026" w:rsidRDefault="00000000">
            <w:pPr>
              <w:pStyle w:val="TableContents"/>
            </w:pPr>
            <w:r>
              <w:t>Scenario A low-income out movers</w:t>
            </w:r>
          </w:p>
        </w:tc>
        <w:tc>
          <w:tcPr>
            <w:tcW w:w="1349" w:type="dxa"/>
            <w:vAlign w:val="bottom"/>
          </w:tcPr>
          <w:p w14:paraId="520F1302" w14:textId="77777777" w:rsidR="00144026" w:rsidRDefault="00000000">
            <w:pPr>
              <w:pStyle w:val="TableContents"/>
            </w:pPr>
            <w:r>
              <w:t>540</w:t>
            </w:r>
          </w:p>
        </w:tc>
        <w:tc>
          <w:tcPr>
            <w:tcW w:w="1258" w:type="dxa"/>
            <w:vAlign w:val="bottom"/>
          </w:tcPr>
          <w:p w14:paraId="27591C54" w14:textId="77777777" w:rsidR="00144026" w:rsidRDefault="00000000">
            <w:pPr>
              <w:pStyle w:val="TableContents"/>
            </w:pPr>
            <w:r>
              <w:t>72.0%</w:t>
            </w:r>
          </w:p>
        </w:tc>
      </w:tr>
      <w:tr w:rsidR="00144026" w14:paraId="71037CCF" w14:textId="77777777">
        <w:trPr>
          <w:trHeight w:val="311"/>
        </w:trPr>
        <w:tc>
          <w:tcPr>
            <w:tcW w:w="3958" w:type="dxa"/>
            <w:vAlign w:val="bottom"/>
          </w:tcPr>
          <w:p w14:paraId="4A22BD2F" w14:textId="77777777" w:rsidR="00144026" w:rsidRDefault="00000000">
            <w:pPr>
              <w:pStyle w:val="TableContents"/>
            </w:pPr>
            <w:r>
              <w:t>Scenario B low-Income out movers</w:t>
            </w:r>
          </w:p>
        </w:tc>
        <w:tc>
          <w:tcPr>
            <w:tcW w:w="1349" w:type="dxa"/>
            <w:vAlign w:val="bottom"/>
          </w:tcPr>
          <w:p w14:paraId="31C07F61" w14:textId="77777777" w:rsidR="00144026" w:rsidRDefault="00000000">
            <w:pPr>
              <w:pStyle w:val="TableContents"/>
            </w:pPr>
            <w:r>
              <w:t>540</w:t>
            </w:r>
          </w:p>
        </w:tc>
        <w:tc>
          <w:tcPr>
            <w:tcW w:w="1258" w:type="dxa"/>
            <w:vAlign w:val="bottom"/>
          </w:tcPr>
          <w:p w14:paraId="40E374C5" w14:textId="77777777" w:rsidR="00144026" w:rsidRDefault="00000000">
            <w:pPr>
              <w:pStyle w:val="TableContents"/>
            </w:pPr>
            <w:r>
              <w:t>72.0%</w:t>
            </w:r>
          </w:p>
        </w:tc>
      </w:tr>
    </w:tbl>
    <w:p w14:paraId="2DD809D6" w14:textId="77777777" w:rsidR="00144026" w:rsidRDefault="00144026">
      <w:pPr>
        <w:rPr>
          <w:rFonts w:ascii="Source Serif Pro" w:hAnsi="Source Serif Pro"/>
        </w:rPr>
      </w:pPr>
    </w:p>
    <w:p w14:paraId="53FE1B27" w14:textId="77777777" w:rsidR="00144026" w:rsidRDefault="00144026">
      <w:pPr>
        <w:rPr>
          <w:rFonts w:ascii="Source Serif Pro" w:hAnsi="Source Serif Pro"/>
        </w:rPr>
      </w:pPr>
    </w:p>
    <w:p w14:paraId="56647AC9" w14:textId="77777777" w:rsidR="00144026" w:rsidRDefault="00000000">
      <w:pPr>
        <w:rPr>
          <w:rFonts w:ascii="TradeGothic LT Bold" w:hAnsi="TradeGothic LT Bold"/>
          <w:sz w:val="32"/>
          <w:szCs w:val="32"/>
        </w:rPr>
      </w:pPr>
      <w:r>
        <w:rPr>
          <w:rFonts w:ascii="TradeGothic LT Bold" w:hAnsi="TradeGothic LT Bold"/>
          <w:sz w:val="32"/>
          <w:szCs w:val="32"/>
        </w:rPr>
        <w:t>5.3. McKernan-Belgravia, Edmonton</w:t>
      </w:r>
    </w:p>
    <w:p w14:paraId="67C76621" w14:textId="77777777" w:rsidR="00144026" w:rsidRDefault="00144026">
      <w:pPr>
        <w:rPr>
          <w:rFonts w:ascii="Source Serif Pro" w:hAnsi="Source Serif Pro"/>
        </w:rPr>
      </w:pPr>
    </w:p>
    <w:p w14:paraId="67A5FC84" w14:textId="77777777" w:rsidR="00144026" w:rsidRDefault="00144026">
      <w:pPr>
        <w:rPr>
          <w:rFonts w:ascii="Source Serif Pro" w:hAnsi="Source Serif Pro"/>
        </w:rPr>
      </w:pPr>
    </w:p>
    <w:tbl>
      <w:tblPr>
        <w:tblW w:w="6565" w:type="dxa"/>
        <w:tblInd w:w="28" w:type="dxa"/>
        <w:tblLayout w:type="fixed"/>
        <w:tblCellMar>
          <w:top w:w="28" w:type="dxa"/>
          <w:left w:w="28" w:type="dxa"/>
          <w:bottom w:w="28" w:type="dxa"/>
          <w:right w:w="28" w:type="dxa"/>
        </w:tblCellMar>
        <w:tblLook w:val="04A0" w:firstRow="1" w:lastRow="0" w:firstColumn="1" w:lastColumn="0" w:noHBand="0" w:noVBand="1"/>
      </w:tblPr>
      <w:tblGrid>
        <w:gridCol w:w="3958"/>
        <w:gridCol w:w="1349"/>
        <w:gridCol w:w="1258"/>
      </w:tblGrid>
      <w:tr w:rsidR="00144026" w14:paraId="7AC4F49E" w14:textId="77777777">
        <w:trPr>
          <w:trHeight w:val="311"/>
        </w:trPr>
        <w:tc>
          <w:tcPr>
            <w:tcW w:w="3958" w:type="dxa"/>
            <w:vAlign w:val="bottom"/>
          </w:tcPr>
          <w:p w14:paraId="65D54FCF" w14:textId="77777777" w:rsidR="00144026" w:rsidRDefault="00000000">
            <w:pPr>
              <w:pStyle w:val="TableContents"/>
            </w:pPr>
            <w:r>
              <w:t>2024 population</w:t>
            </w:r>
          </w:p>
        </w:tc>
        <w:tc>
          <w:tcPr>
            <w:tcW w:w="1349" w:type="dxa"/>
            <w:vAlign w:val="bottom"/>
          </w:tcPr>
          <w:p w14:paraId="43639BB4" w14:textId="77777777" w:rsidR="00144026" w:rsidRDefault="00000000">
            <w:pPr>
              <w:pStyle w:val="TableContents"/>
            </w:pPr>
            <w:r>
              <w:t>5710</w:t>
            </w:r>
          </w:p>
        </w:tc>
        <w:tc>
          <w:tcPr>
            <w:tcW w:w="1258" w:type="dxa"/>
            <w:vAlign w:val="bottom"/>
          </w:tcPr>
          <w:p w14:paraId="5F592A9F" w14:textId="77777777" w:rsidR="00144026" w:rsidRDefault="00144026">
            <w:pPr>
              <w:pStyle w:val="TableContents"/>
            </w:pPr>
          </w:p>
        </w:tc>
      </w:tr>
      <w:tr w:rsidR="00144026" w14:paraId="722488E8" w14:textId="77777777">
        <w:trPr>
          <w:trHeight w:val="311"/>
        </w:trPr>
        <w:tc>
          <w:tcPr>
            <w:tcW w:w="3958" w:type="dxa"/>
            <w:vAlign w:val="bottom"/>
          </w:tcPr>
          <w:p w14:paraId="70E94FF3" w14:textId="77777777" w:rsidR="00144026" w:rsidRDefault="00000000">
            <w:pPr>
              <w:pStyle w:val="TableContents"/>
            </w:pPr>
            <w:r>
              <w:t>2024 low-income population</w:t>
            </w:r>
          </w:p>
        </w:tc>
        <w:tc>
          <w:tcPr>
            <w:tcW w:w="1349" w:type="dxa"/>
            <w:vAlign w:val="bottom"/>
          </w:tcPr>
          <w:p w14:paraId="41AD158A" w14:textId="77777777" w:rsidR="00144026" w:rsidRDefault="00000000">
            <w:pPr>
              <w:pStyle w:val="TableContents"/>
            </w:pPr>
            <w:r>
              <w:t>660</w:t>
            </w:r>
          </w:p>
        </w:tc>
        <w:tc>
          <w:tcPr>
            <w:tcW w:w="1258" w:type="dxa"/>
            <w:vAlign w:val="bottom"/>
          </w:tcPr>
          <w:p w14:paraId="28201724" w14:textId="77777777" w:rsidR="00144026" w:rsidRDefault="00144026">
            <w:pPr>
              <w:pStyle w:val="TableContents"/>
            </w:pPr>
          </w:p>
        </w:tc>
      </w:tr>
      <w:tr w:rsidR="00144026" w14:paraId="52ADD58D" w14:textId="77777777">
        <w:trPr>
          <w:trHeight w:val="311"/>
        </w:trPr>
        <w:tc>
          <w:tcPr>
            <w:tcW w:w="3958" w:type="dxa"/>
            <w:vAlign w:val="bottom"/>
          </w:tcPr>
          <w:p w14:paraId="7EA51B65" w14:textId="77777777" w:rsidR="00144026" w:rsidRDefault="00000000">
            <w:pPr>
              <w:pStyle w:val="TableContents"/>
            </w:pPr>
            <w:r>
              <w:t>Scenario A low-income out movers</w:t>
            </w:r>
          </w:p>
        </w:tc>
        <w:tc>
          <w:tcPr>
            <w:tcW w:w="1349" w:type="dxa"/>
            <w:vAlign w:val="bottom"/>
          </w:tcPr>
          <w:p w14:paraId="1F190048" w14:textId="77777777" w:rsidR="00144026" w:rsidRDefault="00000000">
            <w:pPr>
              <w:pStyle w:val="TableContents"/>
            </w:pPr>
            <w:r>
              <w:t>440</w:t>
            </w:r>
          </w:p>
        </w:tc>
        <w:tc>
          <w:tcPr>
            <w:tcW w:w="1258" w:type="dxa"/>
            <w:vAlign w:val="bottom"/>
          </w:tcPr>
          <w:p w14:paraId="1D2C971C" w14:textId="77777777" w:rsidR="00144026" w:rsidRDefault="00000000">
            <w:pPr>
              <w:pStyle w:val="TableContents"/>
            </w:pPr>
            <w:r>
              <w:t>66.7%</w:t>
            </w:r>
          </w:p>
        </w:tc>
      </w:tr>
      <w:tr w:rsidR="00144026" w14:paraId="39BC182C" w14:textId="77777777">
        <w:trPr>
          <w:trHeight w:val="311"/>
        </w:trPr>
        <w:tc>
          <w:tcPr>
            <w:tcW w:w="3958" w:type="dxa"/>
            <w:vAlign w:val="bottom"/>
          </w:tcPr>
          <w:p w14:paraId="71E66DE4" w14:textId="77777777" w:rsidR="00144026" w:rsidRDefault="00000000">
            <w:pPr>
              <w:pStyle w:val="TableContents"/>
            </w:pPr>
            <w:r>
              <w:t>Scenario B low-Income out movers</w:t>
            </w:r>
          </w:p>
        </w:tc>
        <w:tc>
          <w:tcPr>
            <w:tcW w:w="1349" w:type="dxa"/>
            <w:vAlign w:val="bottom"/>
          </w:tcPr>
          <w:p w14:paraId="3012C4B5" w14:textId="77777777" w:rsidR="00144026" w:rsidRDefault="00000000">
            <w:pPr>
              <w:pStyle w:val="TableContents"/>
            </w:pPr>
            <w:r>
              <w:t>470</w:t>
            </w:r>
          </w:p>
        </w:tc>
        <w:tc>
          <w:tcPr>
            <w:tcW w:w="1258" w:type="dxa"/>
            <w:vAlign w:val="bottom"/>
          </w:tcPr>
          <w:p w14:paraId="5B11176A" w14:textId="77777777" w:rsidR="00144026" w:rsidRDefault="00000000">
            <w:pPr>
              <w:pStyle w:val="TableContents"/>
            </w:pPr>
            <w:r>
              <w:t>71.2%</w:t>
            </w:r>
          </w:p>
        </w:tc>
      </w:tr>
    </w:tbl>
    <w:p w14:paraId="7FF82194" w14:textId="77777777" w:rsidR="00144026" w:rsidRDefault="00144026">
      <w:pPr>
        <w:rPr>
          <w:rFonts w:ascii="Source Serif Pro" w:hAnsi="Source Serif Pro"/>
        </w:rPr>
      </w:pPr>
    </w:p>
    <w:p w14:paraId="6D2D238C" w14:textId="77777777" w:rsidR="00144026" w:rsidRDefault="00144026">
      <w:pPr>
        <w:rPr>
          <w:rFonts w:ascii="Source Serif Pro" w:hAnsi="Source Serif Pro"/>
        </w:rPr>
      </w:pPr>
    </w:p>
    <w:p w14:paraId="77B9AA91" w14:textId="77777777" w:rsidR="00144026" w:rsidRDefault="00000000">
      <w:pPr>
        <w:rPr>
          <w:rFonts w:ascii="TradeGothic LT Bold" w:hAnsi="TradeGothic LT Bold"/>
          <w:sz w:val="32"/>
          <w:szCs w:val="32"/>
        </w:rPr>
      </w:pPr>
      <w:r>
        <w:rPr>
          <w:rFonts w:ascii="TradeGothic LT Bold" w:hAnsi="TradeGothic LT Bold"/>
          <w:sz w:val="32"/>
          <w:szCs w:val="32"/>
        </w:rPr>
        <w:t>5.4. Arbutus, Vancouver</w:t>
      </w:r>
    </w:p>
    <w:p w14:paraId="28D16E7E" w14:textId="77777777" w:rsidR="00144026" w:rsidRDefault="00144026">
      <w:pPr>
        <w:rPr>
          <w:rFonts w:ascii="Source Serif Pro" w:hAnsi="Source Serif Pro"/>
        </w:rPr>
      </w:pPr>
    </w:p>
    <w:p w14:paraId="0588AE52" w14:textId="77777777" w:rsidR="00144026" w:rsidRDefault="00144026">
      <w:pPr>
        <w:rPr>
          <w:rFonts w:ascii="Source Serif Pro" w:hAnsi="Source Serif Pro"/>
        </w:rPr>
      </w:pPr>
    </w:p>
    <w:tbl>
      <w:tblPr>
        <w:tblW w:w="6565" w:type="dxa"/>
        <w:tblInd w:w="28" w:type="dxa"/>
        <w:tblLayout w:type="fixed"/>
        <w:tblCellMar>
          <w:top w:w="28" w:type="dxa"/>
          <w:left w:w="28" w:type="dxa"/>
          <w:bottom w:w="28" w:type="dxa"/>
          <w:right w:w="28" w:type="dxa"/>
        </w:tblCellMar>
        <w:tblLook w:val="04A0" w:firstRow="1" w:lastRow="0" w:firstColumn="1" w:lastColumn="0" w:noHBand="0" w:noVBand="1"/>
      </w:tblPr>
      <w:tblGrid>
        <w:gridCol w:w="3958"/>
        <w:gridCol w:w="1349"/>
        <w:gridCol w:w="1258"/>
      </w:tblGrid>
      <w:tr w:rsidR="00144026" w14:paraId="3ADE76A3" w14:textId="77777777">
        <w:trPr>
          <w:trHeight w:val="311"/>
        </w:trPr>
        <w:tc>
          <w:tcPr>
            <w:tcW w:w="3958" w:type="dxa"/>
            <w:vAlign w:val="bottom"/>
          </w:tcPr>
          <w:p w14:paraId="67942B65" w14:textId="77777777" w:rsidR="00144026" w:rsidRDefault="00000000">
            <w:pPr>
              <w:pStyle w:val="TableContents"/>
            </w:pPr>
            <w:r>
              <w:t>2024 population</w:t>
            </w:r>
          </w:p>
        </w:tc>
        <w:tc>
          <w:tcPr>
            <w:tcW w:w="1349" w:type="dxa"/>
            <w:vAlign w:val="bottom"/>
          </w:tcPr>
          <w:p w14:paraId="3A51B6F4" w14:textId="77777777" w:rsidR="00144026" w:rsidRDefault="00000000">
            <w:pPr>
              <w:pStyle w:val="TableContents"/>
            </w:pPr>
            <w:r>
              <w:t>25250</w:t>
            </w:r>
          </w:p>
        </w:tc>
        <w:tc>
          <w:tcPr>
            <w:tcW w:w="1258" w:type="dxa"/>
            <w:vAlign w:val="bottom"/>
          </w:tcPr>
          <w:p w14:paraId="6BE492BE" w14:textId="77777777" w:rsidR="00144026" w:rsidRDefault="00144026">
            <w:pPr>
              <w:pStyle w:val="TableContents"/>
            </w:pPr>
          </w:p>
        </w:tc>
      </w:tr>
      <w:tr w:rsidR="00144026" w14:paraId="54C8C143" w14:textId="77777777">
        <w:trPr>
          <w:trHeight w:val="311"/>
        </w:trPr>
        <w:tc>
          <w:tcPr>
            <w:tcW w:w="3958" w:type="dxa"/>
            <w:vAlign w:val="bottom"/>
          </w:tcPr>
          <w:p w14:paraId="037A2F8C" w14:textId="77777777" w:rsidR="00144026" w:rsidRDefault="00000000">
            <w:pPr>
              <w:pStyle w:val="TableContents"/>
            </w:pPr>
            <w:r>
              <w:t>2024 low-income population</w:t>
            </w:r>
          </w:p>
        </w:tc>
        <w:tc>
          <w:tcPr>
            <w:tcW w:w="1349" w:type="dxa"/>
            <w:vAlign w:val="bottom"/>
          </w:tcPr>
          <w:p w14:paraId="017EC9A8" w14:textId="77777777" w:rsidR="00144026" w:rsidRDefault="00000000">
            <w:pPr>
              <w:pStyle w:val="TableContents"/>
            </w:pPr>
            <w:r>
              <w:t>3140</w:t>
            </w:r>
          </w:p>
        </w:tc>
        <w:tc>
          <w:tcPr>
            <w:tcW w:w="1258" w:type="dxa"/>
            <w:vAlign w:val="bottom"/>
          </w:tcPr>
          <w:p w14:paraId="780AE38E" w14:textId="77777777" w:rsidR="00144026" w:rsidRDefault="00144026">
            <w:pPr>
              <w:pStyle w:val="TableContents"/>
            </w:pPr>
          </w:p>
        </w:tc>
      </w:tr>
      <w:tr w:rsidR="00144026" w14:paraId="21DF5A04" w14:textId="77777777">
        <w:trPr>
          <w:trHeight w:val="311"/>
        </w:trPr>
        <w:tc>
          <w:tcPr>
            <w:tcW w:w="3958" w:type="dxa"/>
            <w:vAlign w:val="bottom"/>
          </w:tcPr>
          <w:p w14:paraId="34AB0454" w14:textId="77777777" w:rsidR="00144026" w:rsidRDefault="00000000">
            <w:pPr>
              <w:pStyle w:val="TableContents"/>
            </w:pPr>
            <w:r>
              <w:t>Scenario A low-income out movers</w:t>
            </w:r>
          </w:p>
        </w:tc>
        <w:tc>
          <w:tcPr>
            <w:tcW w:w="1349" w:type="dxa"/>
            <w:vAlign w:val="bottom"/>
          </w:tcPr>
          <w:p w14:paraId="1FD1CDF4" w14:textId="77777777" w:rsidR="00144026" w:rsidRDefault="00000000">
            <w:pPr>
              <w:pStyle w:val="TableContents"/>
            </w:pPr>
            <w:r>
              <w:t>2590</w:t>
            </w:r>
          </w:p>
        </w:tc>
        <w:tc>
          <w:tcPr>
            <w:tcW w:w="1258" w:type="dxa"/>
            <w:vAlign w:val="bottom"/>
          </w:tcPr>
          <w:p w14:paraId="4ED6CF66" w14:textId="77777777" w:rsidR="00144026" w:rsidRDefault="00000000">
            <w:pPr>
              <w:pStyle w:val="TableContents"/>
            </w:pPr>
            <w:r>
              <w:t>82.5%</w:t>
            </w:r>
          </w:p>
        </w:tc>
      </w:tr>
      <w:tr w:rsidR="00144026" w14:paraId="36E6D6F3" w14:textId="77777777">
        <w:trPr>
          <w:trHeight w:val="311"/>
        </w:trPr>
        <w:tc>
          <w:tcPr>
            <w:tcW w:w="3958" w:type="dxa"/>
            <w:vAlign w:val="bottom"/>
          </w:tcPr>
          <w:p w14:paraId="108D1CC1" w14:textId="77777777" w:rsidR="00144026" w:rsidRDefault="00000000">
            <w:pPr>
              <w:pStyle w:val="TableContents"/>
            </w:pPr>
            <w:r>
              <w:t>Scenario B low-Income out movers</w:t>
            </w:r>
          </w:p>
        </w:tc>
        <w:tc>
          <w:tcPr>
            <w:tcW w:w="1349" w:type="dxa"/>
            <w:vAlign w:val="bottom"/>
          </w:tcPr>
          <w:p w14:paraId="1094CEAA" w14:textId="77777777" w:rsidR="00144026" w:rsidRDefault="00000000">
            <w:pPr>
              <w:pStyle w:val="TableContents"/>
            </w:pPr>
            <w:r>
              <w:t>2520</w:t>
            </w:r>
          </w:p>
        </w:tc>
        <w:tc>
          <w:tcPr>
            <w:tcW w:w="1258" w:type="dxa"/>
            <w:vAlign w:val="bottom"/>
          </w:tcPr>
          <w:p w14:paraId="37C90C3A" w14:textId="77777777" w:rsidR="00144026" w:rsidRDefault="00000000">
            <w:pPr>
              <w:pStyle w:val="TableContents"/>
            </w:pPr>
            <w:r>
              <w:t>80.2%</w:t>
            </w:r>
          </w:p>
        </w:tc>
      </w:tr>
    </w:tbl>
    <w:p w14:paraId="50D105DD" w14:textId="77777777" w:rsidR="00144026" w:rsidRDefault="00144026">
      <w:pPr>
        <w:rPr>
          <w:rFonts w:ascii="Source Serif Pro" w:hAnsi="Source Serif Pro"/>
        </w:rPr>
      </w:pPr>
    </w:p>
    <w:p w14:paraId="7DDAC41A" w14:textId="77777777" w:rsidR="00144026" w:rsidRDefault="00144026">
      <w:pPr>
        <w:rPr>
          <w:rFonts w:ascii="Source Serif Pro" w:hAnsi="Source Serif Pro"/>
        </w:rPr>
      </w:pPr>
    </w:p>
    <w:p w14:paraId="4CA20AF6" w14:textId="77777777" w:rsidR="00144026" w:rsidRDefault="00000000">
      <w:pPr>
        <w:rPr>
          <w:rFonts w:ascii="TradeGothic LT Bold" w:hAnsi="TradeGothic LT Bold"/>
          <w:sz w:val="32"/>
          <w:szCs w:val="32"/>
        </w:rPr>
      </w:pPr>
      <w:r>
        <w:rPr>
          <w:rFonts w:ascii="TradeGothic LT Bold" w:hAnsi="TradeGothic LT Bold"/>
          <w:sz w:val="32"/>
          <w:szCs w:val="32"/>
        </w:rPr>
        <w:t>5.5. Northfield, Waterloo</w:t>
      </w:r>
    </w:p>
    <w:p w14:paraId="7F8B6065" w14:textId="77777777" w:rsidR="00144026" w:rsidRDefault="00144026">
      <w:pPr>
        <w:rPr>
          <w:rFonts w:ascii="TradeGothic LT Bold" w:hAnsi="TradeGothic LT Bold"/>
          <w:sz w:val="32"/>
          <w:szCs w:val="32"/>
        </w:rPr>
      </w:pPr>
    </w:p>
    <w:p w14:paraId="20FE0B83" w14:textId="77777777" w:rsidR="00144026" w:rsidRDefault="00144026">
      <w:pPr>
        <w:rPr>
          <w:rFonts w:ascii="Source Serif Pro" w:hAnsi="Source Serif Pro"/>
        </w:rPr>
      </w:pPr>
    </w:p>
    <w:tbl>
      <w:tblPr>
        <w:tblW w:w="6565" w:type="dxa"/>
        <w:tblInd w:w="28" w:type="dxa"/>
        <w:tblLayout w:type="fixed"/>
        <w:tblCellMar>
          <w:top w:w="28" w:type="dxa"/>
          <w:left w:w="28" w:type="dxa"/>
          <w:bottom w:w="28" w:type="dxa"/>
          <w:right w:w="28" w:type="dxa"/>
        </w:tblCellMar>
        <w:tblLook w:val="04A0" w:firstRow="1" w:lastRow="0" w:firstColumn="1" w:lastColumn="0" w:noHBand="0" w:noVBand="1"/>
      </w:tblPr>
      <w:tblGrid>
        <w:gridCol w:w="3958"/>
        <w:gridCol w:w="1349"/>
        <w:gridCol w:w="1258"/>
      </w:tblGrid>
      <w:tr w:rsidR="00144026" w14:paraId="043F8E2B" w14:textId="77777777">
        <w:trPr>
          <w:trHeight w:val="311"/>
        </w:trPr>
        <w:tc>
          <w:tcPr>
            <w:tcW w:w="3958" w:type="dxa"/>
            <w:vAlign w:val="bottom"/>
          </w:tcPr>
          <w:p w14:paraId="4D0C6DFE" w14:textId="77777777" w:rsidR="00144026" w:rsidRDefault="00000000">
            <w:pPr>
              <w:pStyle w:val="TableContents"/>
            </w:pPr>
            <w:r>
              <w:t>2024 population</w:t>
            </w:r>
          </w:p>
        </w:tc>
        <w:tc>
          <w:tcPr>
            <w:tcW w:w="1349" w:type="dxa"/>
            <w:vAlign w:val="bottom"/>
          </w:tcPr>
          <w:p w14:paraId="70E47519" w14:textId="77777777" w:rsidR="00144026" w:rsidRDefault="00000000">
            <w:pPr>
              <w:pStyle w:val="TableContents"/>
            </w:pPr>
            <w:r>
              <w:t>2720</w:t>
            </w:r>
          </w:p>
        </w:tc>
        <w:tc>
          <w:tcPr>
            <w:tcW w:w="1258" w:type="dxa"/>
            <w:vAlign w:val="bottom"/>
          </w:tcPr>
          <w:p w14:paraId="076D3965" w14:textId="77777777" w:rsidR="00144026" w:rsidRDefault="00144026">
            <w:pPr>
              <w:pStyle w:val="TableContents"/>
            </w:pPr>
          </w:p>
        </w:tc>
      </w:tr>
      <w:tr w:rsidR="00144026" w14:paraId="3534E090" w14:textId="77777777">
        <w:trPr>
          <w:trHeight w:val="311"/>
        </w:trPr>
        <w:tc>
          <w:tcPr>
            <w:tcW w:w="3958" w:type="dxa"/>
            <w:vAlign w:val="bottom"/>
          </w:tcPr>
          <w:p w14:paraId="153DBD1F" w14:textId="77777777" w:rsidR="00144026" w:rsidRDefault="00000000">
            <w:pPr>
              <w:pStyle w:val="TableContents"/>
            </w:pPr>
            <w:r>
              <w:t>2024 low-income population</w:t>
            </w:r>
          </w:p>
        </w:tc>
        <w:tc>
          <w:tcPr>
            <w:tcW w:w="1349" w:type="dxa"/>
            <w:vAlign w:val="bottom"/>
          </w:tcPr>
          <w:p w14:paraId="7C8D1C42" w14:textId="77777777" w:rsidR="00144026" w:rsidRDefault="00000000">
            <w:pPr>
              <w:pStyle w:val="TableContents"/>
            </w:pPr>
            <w:r>
              <w:t>420</w:t>
            </w:r>
          </w:p>
        </w:tc>
        <w:tc>
          <w:tcPr>
            <w:tcW w:w="1258" w:type="dxa"/>
            <w:vAlign w:val="bottom"/>
          </w:tcPr>
          <w:p w14:paraId="4C82138D" w14:textId="77777777" w:rsidR="00144026" w:rsidRDefault="00144026">
            <w:pPr>
              <w:pStyle w:val="TableContents"/>
            </w:pPr>
          </w:p>
        </w:tc>
      </w:tr>
      <w:tr w:rsidR="00144026" w14:paraId="1CE47A62" w14:textId="77777777">
        <w:trPr>
          <w:trHeight w:val="311"/>
        </w:trPr>
        <w:tc>
          <w:tcPr>
            <w:tcW w:w="3958" w:type="dxa"/>
            <w:vAlign w:val="bottom"/>
          </w:tcPr>
          <w:p w14:paraId="4897D412" w14:textId="77777777" w:rsidR="00144026" w:rsidRDefault="00000000">
            <w:pPr>
              <w:pStyle w:val="TableContents"/>
            </w:pPr>
            <w:r>
              <w:t>Scenario A low-income out movers</w:t>
            </w:r>
          </w:p>
        </w:tc>
        <w:tc>
          <w:tcPr>
            <w:tcW w:w="1349" w:type="dxa"/>
            <w:vAlign w:val="bottom"/>
          </w:tcPr>
          <w:p w14:paraId="03AF95A1" w14:textId="77777777" w:rsidR="00144026" w:rsidRDefault="00000000">
            <w:pPr>
              <w:pStyle w:val="TableContents"/>
            </w:pPr>
            <w:r>
              <w:t>380</w:t>
            </w:r>
          </w:p>
        </w:tc>
        <w:tc>
          <w:tcPr>
            <w:tcW w:w="1258" w:type="dxa"/>
            <w:vAlign w:val="bottom"/>
          </w:tcPr>
          <w:p w14:paraId="020BE1DD" w14:textId="77777777" w:rsidR="00144026" w:rsidRDefault="00000000">
            <w:pPr>
              <w:pStyle w:val="TableContents"/>
            </w:pPr>
            <w:r>
              <w:t>90.5%</w:t>
            </w:r>
          </w:p>
        </w:tc>
      </w:tr>
      <w:tr w:rsidR="00144026" w14:paraId="61C978F6" w14:textId="77777777">
        <w:trPr>
          <w:trHeight w:val="311"/>
        </w:trPr>
        <w:tc>
          <w:tcPr>
            <w:tcW w:w="3958" w:type="dxa"/>
            <w:vAlign w:val="bottom"/>
          </w:tcPr>
          <w:p w14:paraId="0437C3B2" w14:textId="77777777" w:rsidR="00144026" w:rsidRDefault="00000000">
            <w:pPr>
              <w:pStyle w:val="TableContents"/>
            </w:pPr>
            <w:r>
              <w:t>Scenario B low-Income out movers</w:t>
            </w:r>
          </w:p>
        </w:tc>
        <w:tc>
          <w:tcPr>
            <w:tcW w:w="1349" w:type="dxa"/>
            <w:vAlign w:val="bottom"/>
          </w:tcPr>
          <w:p w14:paraId="6A5B2FB8" w14:textId="77777777" w:rsidR="00144026" w:rsidRDefault="00000000">
            <w:pPr>
              <w:pStyle w:val="TableContents"/>
            </w:pPr>
            <w:r>
              <w:t>350</w:t>
            </w:r>
          </w:p>
        </w:tc>
        <w:tc>
          <w:tcPr>
            <w:tcW w:w="1258" w:type="dxa"/>
            <w:vAlign w:val="bottom"/>
          </w:tcPr>
          <w:p w14:paraId="47429E8E" w14:textId="77777777" w:rsidR="00144026" w:rsidRDefault="00000000">
            <w:pPr>
              <w:pStyle w:val="TableContents"/>
            </w:pPr>
            <w:r>
              <w:t>83.3%</w:t>
            </w:r>
          </w:p>
        </w:tc>
      </w:tr>
    </w:tbl>
    <w:p w14:paraId="09326B3C" w14:textId="77777777" w:rsidR="00144026" w:rsidRDefault="00144026">
      <w:pPr>
        <w:rPr>
          <w:rFonts w:ascii="Source Serif Pro" w:hAnsi="Source Serif Pro"/>
        </w:rPr>
      </w:pPr>
    </w:p>
    <w:p w14:paraId="6E48858E" w14:textId="77777777" w:rsidR="00144026" w:rsidRDefault="00144026">
      <w:pPr>
        <w:rPr>
          <w:rFonts w:ascii="TradeGothic LT Bold" w:hAnsi="TradeGothic LT Bold"/>
          <w:sz w:val="32"/>
          <w:szCs w:val="32"/>
        </w:rPr>
      </w:pPr>
    </w:p>
    <w:p w14:paraId="6F389198" w14:textId="77777777" w:rsidR="00144026" w:rsidRDefault="00144026">
      <w:pPr>
        <w:rPr>
          <w:rFonts w:ascii="TradeGothic LT Bold" w:hAnsi="TradeGothic LT Bold"/>
          <w:sz w:val="32"/>
          <w:szCs w:val="32"/>
        </w:rPr>
      </w:pPr>
    </w:p>
    <w:sectPr w:rsidR="00144026">
      <w:footerReference w:type="even" r:id="rId11"/>
      <w:footerReference w:type="default" r:id="rId12"/>
      <w:pgSz w:w="12240" w:h="15840"/>
      <w:pgMar w:top="1134" w:right="1134" w:bottom="1134" w:left="1134" w:header="0" w:footer="0" w:gutter="0"/>
      <w:cols w:space="720"/>
      <w:formProt w:val="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f Allen" w:date="2025-11-20T11:06:00Z" w:initials="JA">
    <w:p w14:paraId="68365B8B" w14:textId="77777777" w:rsidR="00144026" w:rsidRDefault="00632F6E">
      <w:r>
        <w:rPr>
          <w:rStyle w:val="CommentReference"/>
        </w:rPr>
        <w:annotationRef/>
      </w:r>
      <w:r w:rsidR="00000000">
        <w:rPr>
          <w:sz w:val="20"/>
        </w:rPr>
        <w:t>I’m writing results up for this section in separate piece - will share in a week or two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65B8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65B8B" w16cid:durableId="3E3EF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EA1B" w14:textId="77777777" w:rsidR="001745B1" w:rsidRDefault="001745B1" w:rsidP="008170DA">
      <w:r>
        <w:separator/>
      </w:r>
    </w:p>
  </w:endnote>
  <w:endnote w:type="continuationSeparator" w:id="0">
    <w:p w14:paraId="5F352F23" w14:textId="77777777" w:rsidR="001745B1" w:rsidRDefault="001745B1" w:rsidP="00817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TradeGothic LT Bold">
    <w:altName w:val="Cambria"/>
    <w:panose1 w:val="020B0604020202020204"/>
    <w:charset w:val="01"/>
    <w:family w:val="roman"/>
    <w:pitch w:val="variable"/>
  </w:font>
  <w:font w:name="Source Serif Pro">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1972047"/>
      <w:docPartObj>
        <w:docPartGallery w:val="Page Numbers (Bottom of Page)"/>
        <w:docPartUnique/>
      </w:docPartObj>
    </w:sdtPr>
    <w:sdtContent>
      <w:p w14:paraId="105782A6" w14:textId="7966626B" w:rsidR="008170DA" w:rsidRDefault="008170DA" w:rsidP="007D34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3C8F6F" w14:textId="77777777" w:rsidR="008170DA" w:rsidRDefault="008170DA" w:rsidP="008170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1236794"/>
      <w:docPartObj>
        <w:docPartGallery w:val="Page Numbers (Bottom of Page)"/>
        <w:docPartUnique/>
      </w:docPartObj>
    </w:sdtPr>
    <w:sdtContent>
      <w:p w14:paraId="76E61109" w14:textId="3CEBA226" w:rsidR="008170DA" w:rsidRDefault="008170DA" w:rsidP="007D34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0C5357" w14:textId="77777777" w:rsidR="008170DA" w:rsidRDefault="008170DA" w:rsidP="008170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A8B35" w14:textId="77777777" w:rsidR="001745B1" w:rsidRDefault="001745B1" w:rsidP="008170DA">
      <w:r>
        <w:separator/>
      </w:r>
    </w:p>
  </w:footnote>
  <w:footnote w:type="continuationSeparator" w:id="0">
    <w:p w14:paraId="653C3BE4" w14:textId="77777777" w:rsidR="001745B1" w:rsidRDefault="001745B1" w:rsidP="00817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C0B"/>
    <w:multiLevelType w:val="multilevel"/>
    <w:tmpl w:val="F9D4C2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E180CB8"/>
    <w:multiLevelType w:val="multilevel"/>
    <w:tmpl w:val="52D66A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CCD1087"/>
    <w:multiLevelType w:val="multilevel"/>
    <w:tmpl w:val="567402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6A6360F"/>
    <w:multiLevelType w:val="multilevel"/>
    <w:tmpl w:val="273A28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462576509">
    <w:abstractNumId w:val="2"/>
  </w:num>
  <w:num w:numId="2" w16cid:durableId="426462035">
    <w:abstractNumId w:val="1"/>
  </w:num>
  <w:num w:numId="3" w16cid:durableId="877742054">
    <w:abstractNumId w:val="3"/>
  </w:num>
  <w:num w:numId="4" w16cid:durableId="3189640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happle">
    <w15:presenceInfo w15:providerId="AD" w15:userId="S::karen.chapple@utoronto.ca::d398e58c-dd4a-4354-b68c-dae032a476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4026"/>
    <w:rsid w:val="001415A6"/>
    <w:rsid w:val="00144026"/>
    <w:rsid w:val="001745B1"/>
    <w:rsid w:val="003914C6"/>
    <w:rsid w:val="005240C6"/>
    <w:rsid w:val="00632F6E"/>
    <w:rsid w:val="00717403"/>
    <w:rsid w:val="008170DA"/>
    <w:rsid w:val="00870B81"/>
    <w:rsid w:val="00875D76"/>
    <w:rsid w:val="00920EC8"/>
    <w:rsid w:val="00940EAC"/>
    <w:rsid w:val="00B50F56"/>
    <w:rsid w:val="00BF13D7"/>
    <w:rsid w:val="00CD5542"/>
    <w:rsid w:val="00DE4F5F"/>
    <w:rsid w:val="00E25B1F"/>
    <w:rsid w:val="00EA1A50"/>
    <w:rsid w:val="00EB29CF"/>
    <w:rsid w:val="00F64272"/>
    <w:rsid w:val="00F76E5B"/>
    <w:rsid w:val="00F91BB8"/>
    <w:rsid w:val="00FB58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BD5D090"/>
  <w15:docId w15:val="{FE064232-E3C4-7546-999C-CD82B6A3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32F6E"/>
    <w:pPr>
      <w:suppressAutoHyphens w:val="0"/>
    </w:pPr>
    <w:rPr>
      <w:rFonts w:cs="Mangal"/>
      <w:szCs w:val="21"/>
    </w:rPr>
  </w:style>
  <w:style w:type="paragraph" w:styleId="Footer">
    <w:name w:val="footer"/>
    <w:basedOn w:val="Normal"/>
    <w:link w:val="FooterChar"/>
    <w:uiPriority w:val="99"/>
    <w:unhideWhenUsed/>
    <w:rsid w:val="008170D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8170DA"/>
    <w:rPr>
      <w:rFonts w:cs="Mangal"/>
      <w:szCs w:val="21"/>
    </w:rPr>
  </w:style>
  <w:style w:type="character" w:styleId="PageNumber">
    <w:name w:val="page number"/>
    <w:basedOn w:val="DefaultParagraphFont"/>
    <w:uiPriority w:val="99"/>
    <w:semiHidden/>
    <w:unhideWhenUsed/>
    <w:rsid w:val="00817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23.statcan.gc.ca/imdb/p2SV.pl?Function=getSurvey&amp;SDDS=4107"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2178</Words>
  <Characters>12417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Allen</dc:creator>
  <dc:description/>
  <cp:lastModifiedBy>Karen Chapple</cp:lastModifiedBy>
  <cp:revision>3</cp:revision>
  <dcterms:created xsi:type="dcterms:W3CDTF">2025-11-23T18:09:00Z</dcterms:created>
  <dcterms:modified xsi:type="dcterms:W3CDTF">2025-11-23T19:32:00Z</dcterms:modified>
  <dc:language>en-US</dc:language>
</cp:coreProperties>
</file>